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CDA4" w14:textId="2C93276E" w:rsidR="005034A7" w:rsidRPr="005034A7" w:rsidRDefault="005034A7" w:rsidP="005034A7"/>
    <w:p w14:paraId="4CB0F77D" w14:textId="77777777" w:rsidR="005034A7" w:rsidRPr="005034A7" w:rsidRDefault="005034A7" w:rsidP="005034A7"/>
    <w:p w14:paraId="0E463A17" w14:textId="77777777" w:rsidR="00E36FEA" w:rsidRPr="00EB3EC4" w:rsidRDefault="005034A7" w:rsidP="00E36FEA">
      <w:pPr>
        <w:pStyle w:val="ListParagraph"/>
        <w:numPr>
          <w:ilvl w:val="0"/>
          <w:numId w:val="1"/>
        </w:numPr>
        <w:rPr>
          <w:lang w:val="en-US"/>
          <w:rPrChange w:id="0" w:author="Kirsten Birch Håkansson" w:date="2025-12-08T11:50:00Z" w16du:dateUtc="2025-12-08T10:50:00Z">
            <w:rPr/>
          </w:rPrChange>
        </w:rPr>
      </w:pPr>
      <w:commentRangeStart w:id="1"/>
      <w:r w:rsidRPr="00EB3EC4">
        <w:rPr>
          <w:lang w:val="en-US"/>
          <w:rPrChange w:id="2" w:author="Kirsten Birch Håkansson" w:date="2025-12-08T11:50:00Z" w16du:dateUtc="2025-12-08T10:50:00Z">
            <w:rPr/>
          </w:rPrChange>
        </w:rPr>
        <w:t xml:space="preserve">Regarding stocks, we will not be using </w:t>
      </w:r>
      <w:r w:rsidRPr="00EB3EC4">
        <w:rPr>
          <w:b/>
          <w:bCs/>
          <w:lang w:val="en-US"/>
          <w:rPrChange w:id="3" w:author="Kirsten Birch Håkansson" w:date="2025-12-08T11:50:00Z" w16du:dateUtc="2025-12-08T10:50:00Z">
            <w:rPr>
              <w:b/>
              <w:bCs/>
            </w:rPr>
          </w:rPrChange>
        </w:rPr>
        <w:t>IC_Stock</w:t>
      </w:r>
      <w:r w:rsidRPr="00EB3EC4">
        <w:rPr>
          <w:lang w:val="en-US"/>
          <w:rPrChange w:id="4" w:author="Kirsten Birch Håkansson" w:date="2025-12-08T11:50:00Z" w16du:dateUtc="2025-12-08T10:50:00Z">
            <w:rPr/>
          </w:rPrChange>
        </w:rPr>
        <w:t xml:space="preserve">, but </w:t>
      </w:r>
      <w:r w:rsidRPr="00EB3EC4">
        <w:rPr>
          <w:b/>
          <w:bCs/>
          <w:lang w:val="en-US"/>
          <w:rPrChange w:id="5" w:author="Kirsten Birch Håkansson" w:date="2025-12-08T11:50:00Z" w16du:dateUtc="2025-12-08T10:50:00Z">
            <w:rPr>
              <w:b/>
              <w:bCs/>
            </w:rPr>
          </w:rPrChange>
        </w:rPr>
        <w:t>ICES_StockCode</w:t>
      </w:r>
      <w:r w:rsidRPr="00EB3EC4">
        <w:rPr>
          <w:lang w:val="en-US"/>
          <w:rPrChange w:id="6" w:author="Kirsten Birch Håkansson" w:date="2025-12-08T11:50:00Z" w16du:dateUtc="2025-12-08T10:50:00Z">
            <w:rPr/>
          </w:rPrChange>
        </w:rPr>
        <w:t xml:space="preserve"> in the future, when InterCatch becomes read-only. This decision was made on the basis that RDBES should be a more flexible system allowing to handle data per species. In that case, stocks that have not passed through ACOM, will not be added in that list. There will need to be a request to ACOM for stocks that are used in assessment. We need to possibly redefine this process, as it is currently only applying to stocks for which advice is provided.</w:t>
      </w:r>
      <w:r w:rsidR="000A3D34" w:rsidRPr="00EB3EC4">
        <w:rPr>
          <w:lang w:val="en-US"/>
          <w:rPrChange w:id="7" w:author="Kirsten Birch Håkansson" w:date="2025-12-08T11:50:00Z" w16du:dateUtc="2025-12-08T10:50:00Z">
            <w:rPr/>
          </w:rPrChange>
        </w:rPr>
        <w:t xml:space="preserve">  </w:t>
      </w:r>
      <w:commentRangeEnd w:id="1"/>
      <w:r w:rsidR="00B22E57" w:rsidRPr="00EB3EC4">
        <w:rPr>
          <w:rStyle w:val="CommentReference"/>
          <w:sz w:val="22"/>
          <w:szCs w:val="22"/>
          <w:lang w:val="en-US"/>
          <w:rPrChange w:id="8" w:author="Kirsten Birch Håkansson" w:date="2025-12-08T11:50:00Z" w16du:dateUtc="2025-12-08T10:50:00Z">
            <w:rPr>
              <w:rStyle w:val="CommentReference"/>
              <w:sz w:val="22"/>
              <w:szCs w:val="22"/>
            </w:rPr>
          </w:rPrChange>
        </w:rPr>
        <w:commentReference w:id="1"/>
      </w:r>
    </w:p>
    <w:p w14:paraId="03E5C381" w14:textId="77777777" w:rsidR="00FD4B9F" w:rsidRPr="00EB3EC4" w:rsidRDefault="00FD4B9F" w:rsidP="00FD4B9F">
      <w:pPr>
        <w:pStyle w:val="ListParagraph"/>
        <w:rPr>
          <w:lang w:val="en-US"/>
          <w:rPrChange w:id="9" w:author="Kirsten Birch Håkansson" w:date="2025-12-08T11:50:00Z" w16du:dateUtc="2025-12-08T10:50:00Z">
            <w:rPr/>
          </w:rPrChange>
        </w:rPr>
      </w:pPr>
    </w:p>
    <w:p w14:paraId="4BE09A16" w14:textId="244B1455" w:rsidR="005034A7" w:rsidRDefault="00FD4B9F" w:rsidP="005034A7">
      <w:pPr>
        <w:rPr>
          <w:ins w:id="10" w:author="Maria Makri" w:date="2025-12-18T16:51:00Z" w16du:dateUtc="2025-12-18T15:51:00Z"/>
          <w:b/>
          <w:bCs/>
          <w:color w:val="EE0000"/>
          <w:lang w:val="en-US"/>
        </w:rPr>
      </w:pPr>
      <w:r w:rsidRPr="00EB3EC4">
        <w:rPr>
          <w:b/>
          <w:bCs/>
          <w:lang w:val="en-US"/>
          <w:rPrChange w:id="11" w:author="Kirsten Birch Håkansson" w:date="2025-12-08T11:50:00Z" w16du:dateUtc="2025-12-08T10:50:00Z">
            <w:rPr>
              <w:b/>
              <w:bCs/>
            </w:rPr>
          </w:rPrChange>
        </w:rPr>
        <w:t xml:space="preserve">                </w:t>
      </w:r>
      <w:r w:rsidR="00E36FEA" w:rsidRPr="00EB3EC4">
        <w:rPr>
          <w:b/>
          <w:bCs/>
          <w:lang w:val="en-US"/>
          <w:rPrChange w:id="12" w:author="Kirsten Birch Håkansson" w:date="2025-12-08T11:50:00Z" w16du:dateUtc="2025-12-08T10:50:00Z">
            <w:rPr>
              <w:b/>
              <w:bCs/>
            </w:rPr>
          </w:rPrChange>
        </w:rPr>
        <w:t>Action:</w:t>
      </w:r>
      <w:r w:rsidR="00E36FEA" w:rsidRPr="00EB3EC4">
        <w:rPr>
          <w:lang w:val="en-US"/>
          <w:rPrChange w:id="13" w:author="Kirsten Birch Håkansson" w:date="2025-12-08T11:50:00Z" w16du:dateUtc="2025-12-08T10:50:00Z">
            <w:rPr/>
          </w:rPrChange>
        </w:rPr>
        <w:t xml:space="preserve"> </w:t>
      </w:r>
      <w:r w:rsidR="000A3D34" w:rsidRPr="00EB3EC4">
        <w:rPr>
          <w:b/>
          <w:bCs/>
          <w:highlight w:val="yellow"/>
          <w:lang w:val="en-US"/>
          <w:rPrChange w:id="14" w:author="Kirsten Birch Håkansson" w:date="2025-12-08T11:50:00Z" w16du:dateUtc="2025-12-08T10:50:00Z">
            <w:rPr>
              <w:b/>
              <w:bCs/>
              <w:highlight w:val="yellow"/>
            </w:rPr>
          </w:rPrChange>
        </w:rPr>
        <w:t>ICES</w:t>
      </w:r>
      <w:r w:rsidR="00E36FEA" w:rsidRPr="00EB3EC4">
        <w:rPr>
          <w:b/>
          <w:bCs/>
          <w:highlight w:val="yellow"/>
          <w:lang w:val="en-US"/>
          <w:rPrChange w:id="15" w:author="Kirsten Birch Håkansson" w:date="2025-12-08T11:50:00Z" w16du:dateUtc="2025-12-08T10:50:00Z">
            <w:rPr>
              <w:b/>
              <w:bCs/>
              <w:highlight w:val="yellow"/>
            </w:rPr>
          </w:rPrChange>
        </w:rPr>
        <w:t xml:space="preserve"> </w:t>
      </w:r>
      <w:r w:rsidR="000A3D34" w:rsidRPr="00EB3EC4">
        <w:rPr>
          <w:highlight w:val="yellow"/>
          <w:lang w:val="en-US"/>
          <w:rPrChange w:id="16" w:author="Kirsten Birch Håkansson" w:date="2025-12-08T11:50:00Z" w16du:dateUtc="2025-12-08T10:50:00Z">
            <w:rPr>
              <w:highlight w:val="yellow"/>
            </w:rPr>
          </w:rPrChange>
        </w:rPr>
        <w:t>to find a way around for</w:t>
      </w:r>
      <w:r w:rsidR="00753EBB" w:rsidRPr="00EB3EC4">
        <w:rPr>
          <w:highlight w:val="yellow"/>
          <w:lang w:val="en-US"/>
          <w:rPrChange w:id="17" w:author="Kirsten Birch Håkansson" w:date="2025-12-08T11:50:00Z" w16du:dateUtc="2025-12-08T10:50:00Z">
            <w:rPr>
              <w:highlight w:val="yellow"/>
            </w:rPr>
          </w:rPrChange>
        </w:rPr>
        <w:t xml:space="preserve"> including</w:t>
      </w:r>
      <w:r w:rsidR="000A3D34" w:rsidRPr="00EB3EC4">
        <w:rPr>
          <w:highlight w:val="yellow"/>
          <w:lang w:val="en-US"/>
          <w:rPrChange w:id="18" w:author="Kirsten Birch Håkansson" w:date="2025-12-08T11:50:00Z" w16du:dateUtc="2025-12-08T10:50:00Z">
            <w:rPr>
              <w:highlight w:val="yellow"/>
            </w:rPr>
          </w:rPrChange>
        </w:rPr>
        <w:t xml:space="preserve"> cephalopod stocks</w:t>
      </w:r>
      <w:r w:rsidR="00753EBB" w:rsidRPr="00EB3EC4">
        <w:rPr>
          <w:lang w:val="en-US"/>
          <w:rPrChange w:id="19" w:author="Kirsten Birch Håkansson" w:date="2025-12-08T11:50:00Z" w16du:dateUtc="2025-12-08T10:50:00Z">
            <w:rPr/>
          </w:rPrChange>
        </w:rPr>
        <w:t>. Adding a new code list or adding them in ICESstockCode without links to year</w:t>
      </w:r>
      <w:ins w:id="20" w:author="Maria Makri" w:date="2025-12-17T10:37:00Z" w16du:dateUtc="2025-12-17T09:37:00Z">
        <w:r w:rsidR="00354840">
          <w:rPr>
            <w:lang w:val="en-US"/>
          </w:rPr>
          <w:t xml:space="preserve">. </w:t>
        </w:r>
        <w:r w:rsidR="00354840" w:rsidRPr="00E05E9E">
          <w:rPr>
            <w:b/>
            <w:bCs/>
            <w:color w:val="EE0000"/>
            <w:lang w:val="en-US"/>
            <w:rPrChange w:id="21" w:author="Maria Makri" w:date="2025-12-17T10:47:00Z" w16du:dateUtc="2025-12-17T09:47:00Z">
              <w:rPr>
                <w:lang w:val="en-US"/>
              </w:rPr>
            </w:rPrChange>
          </w:rPr>
          <w:t>Ask ACOM for approval of these stocks.</w:t>
        </w:r>
      </w:ins>
    </w:p>
    <w:p w14:paraId="21FE9500" w14:textId="189F8EC5" w:rsidR="001A46B4" w:rsidRPr="001D5E78" w:rsidRDefault="001A46B4" w:rsidP="005034A7">
      <w:pPr>
        <w:rPr>
          <w:b/>
          <w:bCs/>
          <w:color w:val="EE0000"/>
          <w:lang w:val="en-US"/>
          <w:rPrChange w:id="22" w:author="Maria Makri" w:date="2025-12-18T17:02:00Z" w16du:dateUtc="2025-12-18T16:02:00Z">
            <w:rPr/>
          </w:rPrChange>
        </w:rPr>
      </w:pPr>
      <w:ins w:id="23" w:author="Maria Makri" w:date="2025-12-18T16:51:00Z" w16du:dateUtc="2025-12-18T15:51:00Z">
        <w:r w:rsidRPr="001D5E78">
          <w:rPr>
            <w:b/>
            <w:bCs/>
            <w:color w:val="EE0000"/>
            <w:lang w:val="en-US"/>
            <w:rPrChange w:id="24" w:author="Maria Makri" w:date="2025-12-18T17:02:00Z" w16du:dateUtc="2025-12-18T16:02:00Z">
              <w:rPr>
                <w:b/>
                <w:bCs/>
                <w:lang w:val="en-US"/>
              </w:rPr>
            </w:rPrChange>
          </w:rPr>
          <w:t xml:space="preserve">               </w:t>
        </w:r>
        <w:r w:rsidRPr="001D5E78">
          <w:rPr>
            <w:b/>
            <w:bCs/>
            <w:color w:val="EE0000"/>
            <w:lang w:val="en-US"/>
          </w:rPr>
          <w:t xml:space="preserve">Ticket: </w:t>
        </w:r>
        <w:r w:rsidRPr="001D5E78">
          <w:rPr>
            <w:b/>
            <w:bCs/>
            <w:color w:val="EE0000"/>
            <w:lang w:val="en-US"/>
          </w:rPr>
          <w:t>https://github.com/ices-eg/DIG/issues/799</w:t>
        </w:r>
      </w:ins>
    </w:p>
    <w:p w14:paraId="28A16422" w14:textId="6905E0B2" w:rsidR="00BB4ACD" w:rsidRDefault="00486313" w:rsidP="00134F74">
      <w:pPr>
        <w:pStyle w:val="ListParagraph"/>
        <w:numPr>
          <w:ilvl w:val="0"/>
          <w:numId w:val="1"/>
        </w:numPr>
      </w:pPr>
      <w:r w:rsidRPr="00EB3EC4">
        <w:rPr>
          <w:lang w:val="en-US"/>
          <w:rPrChange w:id="25" w:author="Kirsten Birch Håkansson" w:date="2025-12-08T11:50:00Z" w16du:dateUtc="2025-12-08T10:50:00Z">
            <w:rPr/>
          </w:rPrChange>
        </w:rPr>
        <w:t>It was decided</w:t>
      </w:r>
      <w:r w:rsidR="0074034A" w:rsidRPr="00EB3EC4">
        <w:rPr>
          <w:lang w:val="en-US"/>
          <w:rPrChange w:id="26" w:author="Kirsten Birch Håkansson" w:date="2025-12-08T11:50:00Z" w16du:dateUtc="2025-12-08T10:50:00Z">
            <w:rPr/>
          </w:rPrChange>
        </w:rPr>
        <w:t xml:space="preserve"> that the stockArea-all combination </w:t>
      </w:r>
      <w:r w:rsidR="00D12355" w:rsidRPr="00EB3EC4">
        <w:rPr>
          <w:lang w:val="en-US"/>
          <w:rPrChange w:id="27" w:author="Kirsten Birch Håkansson" w:date="2025-12-08T11:50:00Z" w16du:dateUtc="2025-12-08T10:50:00Z">
            <w:rPr/>
          </w:rPrChange>
        </w:rPr>
        <w:t xml:space="preserve">and the ICESAreaList will not be used. </w:t>
      </w:r>
      <w:r w:rsidR="00D12355">
        <w:t xml:space="preserve">Therefore, in there is no action for this. </w:t>
      </w:r>
    </w:p>
    <w:p w14:paraId="4D16C920" w14:textId="1C85959C" w:rsidR="00322C43" w:rsidRPr="00EB3EC4" w:rsidRDefault="005034A7" w:rsidP="00FD4B9F">
      <w:pPr>
        <w:numPr>
          <w:ilvl w:val="0"/>
          <w:numId w:val="1"/>
        </w:numPr>
        <w:rPr>
          <w:lang w:val="en-US"/>
          <w:rPrChange w:id="28" w:author="Kirsten Birch Håkansson" w:date="2025-12-08T11:50:00Z" w16du:dateUtc="2025-12-08T10:50:00Z">
            <w:rPr/>
          </w:rPrChange>
        </w:rPr>
      </w:pPr>
      <w:r w:rsidRPr="00EB3EC4">
        <w:rPr>
          <w:lang w:val="en-US"/>
          <w:rPrChange w:id="29" w:author="Kirsten Birch Håkansson" w:date="2025-12-08T11:50:00Z" w16du:dateUtc="2025-12-08T10:50:00Z">
            <w:rPr/>
          </w:rPrChange>
        </w:rPr>
        <w:t xml:space="preserve">In general, we would not like to keep the </w:t>
      </w:r>
      <w:r w:rsidRPr="00EB3EC4">
        <w:rPr>
          <w:b/>
          <w:bCs/>
          <w:lang w:val="en-US"/>
          <w:rPrChange w:id="30" w:author="Kirsten Birch Håkansson" w:date="2025-12-08T11:50:00Z" w16du:dateUtc="2025-12-08T10:50:00Z">
            <w:rPr>
              <w:b/>
              <w:bCs/>
            </w:rPr>
          </w:rPrChange>
        </w:rPr>
        <w:t>IC_fleetName</w:t>
      </w:r>
      <w:r w:rsidRPr="00EB3EC4">
        <w:rPr>
          <w:lang w:val="en-US"/>
          <w:rPrChange w:id="31" w:author="Kirsten Birch Håkansson" w:date="2025-12-08T11:50:00Z" w16du:dateUtc="2025-12-08T10:50:00Z">
            <w:rPr/>
          </w:rPrChange>
        </w:rPr>
        <w:t xml:space="preserve"> code type active</w:t>
      </w:r>
      <w:r w:rsidR="00FD4B9F" w:rsidRPr="00EB3EC4">
        <w:rPr>
          <w:lang w:val="en-US"/>
          <w:rPrChange w:id="32" w:author="Kirsten Birch Håkansson" w:date="2025-12-08T11:50:00Z" w16du:dateUtc="2025-12-08T10:50:00Z">
            <w:rPr/>
          </w:rPrChange>
        </w:rPr>
        <w:t xml:space="preserve"> in</w:t>
      </w:r>
      <w:r w:rsidRPr="00EB3EC4">
        <w:rPr>
          <w:lang w:val="en-US"/>
          <w:rPrChange w:id="33" w:author="Kirsten Birch Håkansson" w:date="2025-12-08T11:50:00Z" w16du:dateUtc="2025-12-08T10:50:00Z">
            <w:rPr/>
          </w:rPrChange>
        </w:rPr>
        <w:t xml:space="preserve"> the future, as that contains a lot of mixed levels of gears Therefore, if there are specific codes that you would like to use from that code type, we can assess if we can create a new list or accommodate it using another code list. For example, if you need ‘all passive gear’ or ‘all active year’ etc, then we could search if there is another definition of these, an even higher level than metier3 possibly and add it in the vocabulary</w:t>
      </w:r>
      <w:r w:rsidR="00C233AE" w:rsidRPr="00EB3EC4">
        <w:rPr>
          <w:lang w:val="en-US"/>
          <w:rPrChange w:id="34" w:author="Kirsten Birch Håkansson" w:date="2025-12-08T11:50:00Z" w16du:dateUtc="2025-12-08T10:50:00Z">
            <w:rPr/>
          </w:rPrChange>
        </w:rPr>
        <w:t>.</w:t>
      </w:r>
      <w:r w:rsidRPr="00EB3EC4">
        <w:rPr>
          <w:lang w:val="en-US"/>
          <w:rPrChange w:id="35" w:author="Kirsten Birch Håkansson" w:date="2025-12-08T11:50:00Z" w16du:dateUtc="2025-12-08T10:50:00Z">
            <w:rPr/>
          </w:rPrChange>
        </w:rPr>
        <w:t xml:space="preserve"> </w:t>
      </w:r>
    </w:p>
    <w:p w14:paraId="4F43FA57" w14:textId="77777777" w:rsidR="00FD4B9F" w:rsidRPr="00EB3EC4" w:rsidRDefault="00FD4B9F" w:rsidP="00322C43">
      <w:pPr>
        <w:ind w:left="720"/>
        <w:rPr>
          <w:b/>
          <w:bCs/>
          <w:lang w:val="en-US"/>
          <w:rPrChange w:id="36" w:author="Kirsten Birch Håkansson" w:date="2025-12-08T11:50:00Z" w16du:dateUtc="2025-12-08T10:50:00Z">
            <w:rPr>
              <w:b/>
              <w:bCs/>
            </w:rPr>
          </w:rPrChange>
        </w:rPr>
      </w:pPr>
      <w:r w:rsidRPr="00EB3EC4">
        <w:rPr>
          <w:b/>
          <w:bCs/>
          <w:lang w:val="en-US"/>
          <w:rPrChange w:id="37" w:author="Kirsten Birch Håkansson" w:date="2025-12-08T11:50:00Z" w16du:dateUtc="2025-12-08T10:50:00Z">
            <w:rPr>
              <w:b/>
              <w:bCs/>
            </w:rPr>
          </w:rPrChange>
        </w:rPr>
        <w:t xml:space="preserve">Actions: </w:t>
      </w:r>
    </w:p>
    <w:p w14:paraId="3C4458B1" w14:textId="48F3E5DA" w:rsidR="009B4BFB" w:rsidRPr="00EB3EC4" w:rsidRDefault="00FD4B9F" w:rsidP="00322C43">
      <w:pPr>
        <w:ind w:left="720"/>
        <w:rPr>
          <w:highlight w:val="yellow"/>
          <w:lang w:val="en-US"/>
          <w:rPrChange w:id="38" w:author="Kirsten Birch Håkansson" w:date="2025-12-08T11:50:00Z" w16du:dateUtc="2025-12-08T10:50:00Z">
            <w:rPr>
              <w:highlight w:val="yellow"/>
            </w:rPr>
          </w:rPrChange>
        </w:rPr>
      </w:pPr>
      <w:r w:rsidRPr="00EB3EC4">
        <w:rPr>
          <w:b/>
          <w:bCs/>
          <w:highlight w:val="yellow"/>
          <w:lang w:val="en-US"/>
          <w:rPrChange w:id="39" w:author="Kirsten Birch Håkansson" w:date="2025-12-08T11:50:00Z" w16du:dateUtc="2025-12-08T10:50:00Z">
            <w:rPr>
              <w:b/>
              <w:bCs/>
              <w:highlight w:val="yellow"/>
            </w:rPr>
          </w:rPrChange>
        </w:rPr>
        <w:t>ICES:</w:t>
      </w:r>
      <w:r w:rsidRPr="00EB3EC4">
        <w:rPr>
          <w:highlight w:val="yellow"/>
          <w:lang w:val="en-US"/>
          <w:rPrChange w:id="40" w:author="Kirsten Birch Håkansson" w:date="2025-12-08T11:50:00Z" w16du:dateUtc="2025-12-08T10:50:00Z">
            <w:rPr>
              <w:highlight w:val="yellow"/>
            </w:rPr>
          </w:rPrChange>
        </w:rPr>
        <w:t xml:space="preserve"> </w:t>
      </w:r>
      <w:r w:rsidR="00322C43" w:rsidRPr="00EB3EC4">
        <w:rPr>
          <w:highlight w:val="yellow"/>
          <w:lang w:val="en-US"/>
          <w:rPrChange w:id="41" w:author="Kirsten Birch Håkansson" w:date="2025-12-08T11:50:00Z" w16du:dateUtc="2025-12-08T10:50:00Z">
            <w:rPr>
              <w:highlight w:val="yellow"/>
            </w:rPr>
          </w:rPrChange>
        </w:rPr>
        <w:t>New code type needed for Working group fleets that are now in IC_fleetname.</w:t>
      </w:r>
      <w:r w:rsidR="003F10B3" w:rsidRPr="00EB3EC4">
        <w:rPr>
          <w:highlight w:val="yellow"/>
          <w:lang w:val="en-US"/>
          <w:rPrChange w:id="42" w:author="Kirsten Birch Håkansson" w:date="2025-12-08T11:50:00Z" w16du:dateUtc="2025-12-08T10:50:00Z">
            <w:rPr>
              <w:highlight w:val="yellow"/>
            </w:rPr>
          </w:rPrChange>
        </w:rPr>
        <w:t xml:space="preserve"> Henrik extracted the fleets that were used in InterCatch </w:t>
      </w:r>
      <w:ins w:id="43" w:author="Maria Makri" w:date="2025-12-17T10:35:00Z" w16du:dateUtc="2025-12-17T09:35:00Z">
        <w:r w:rsidR="00CF6BD6">
          <w:rPr>
            <w:highlight w:val="yellow"/>
            <w:lang w:val="en-US"/>
          </w:rPr>
          <w:t xml:space="preserve">from 2015. There are 54 fleets without apparent mapping to metiers. </w:t>
        </w:r>
        <w:r w:rsidR="00CF6BD6" w:rsidRPr="003A483B">
          <w:rPr>
            <w:b/>
            <w:bCs/>
            <w:color w:val="EE0000"/>
            <w:lang w:val="en-US"/>
            <w:rPrChange w:id="44" w:author="Maria Makri" w:date="2025-12-17T10:48:00Z" w16du:dateUtc="2025-12-17T09:48:00Z">
              <w:rPr>
                <w:highlight w:val="yellow"/>
                <w:lang w:val="en-US"/>
              </w:rPr>
            </w:rPrChange>
          </w:rPr>
          <w:t>IC</w:t>
        </w:r>
      </w:ins>
      <w:ins w:id="45" w:author="Maria Makri" w:date="2025-12-17T10:36:00Z" w16du:dateUtc="2025-12-17T09:36:00Z">
        <w:r w:rsidR="00CF6BD6" w:rsidRPr="003A483B">
          <w:rPr>
            <w:b/>
            <w:bCs/>
            <w:color w:val="EE0000"/>
            <w:lang w:val="en-US"/>
            <w:rPrChange w:id="46" w:author="Maria Makri" w:date="2025-12-17T10:48:00Z" w16du:dateUtc="2025-12-17T09:48:00Z">
              <w:rPr>
                <w:highlight w:val="yellow"/>
                <w:lang w:val="en-US"/>
              </w:rPr>
            </w:rPrChange>
          </w:rPr>
          <w:t>ES to circulate an email to WGs and</w:t>
        </w:r>
        <w:r w:rsidR="00354840" w:rsidRPr="003A483B">
          <w:rPr>
            <w:b/>
            <w:bCs/>
            <w:color w:val="EE0000"/>
            <w:lang w:val="en-US"/>
            <w:rPrChange w:id="47" w:author="Maria Makri" w:date="2025-12-17T10:48:00Z" w16du:dateUtc="2025-12-17T09:48:00Z">
              <w:rPr>
                <w:highlight w:val="yellow"/>
                <w:lang w:val="en-US"/>
              </w:rPr>
            </w:rPrChange>
          </w:rPr>
          <w:t>/or SCs asking for mapping of these metiers.</w:t>
        </w:r>
        <w:r w:rsidR="00354840" w:rsidRPr="003A483B">
          <w:rPr>
            <w:color w:val="EE0000"/>
            <w:lang w:val="en-US"/>
            <w:rPrChange w:id="48" w:author="Maria Makri" w:date="2025-12-17T10:48:00Z" w16du:dateUtc="2025-12-17T09:48:00Z">
              <w:rPr>
                <w:highlight w:val="yellow"/>
                <w:lang w:val="en-US"/>
              </w:rPr>
            </w:rPrChange>
          </w:rPr>
          <w:t xml:space="preserve"> </w:t>
        </w:r>
      </w:ins>
      <w:del w:id="49" w:author="Maria Makri" w:date="2025-12-17T10:35:00Z" w16du:dateUtc="2025-12-17T09:35:00Z">
        <w:r w:rsidR="003F10B3" w:rsidRPr="00EB3EC4" w:rsidDel="00CF6BD6">
          <w:rPr>
            <w:highlight w:val="yellow"/>
            <w:lang w:val="en-US"/>
            <w:rPrChange w:id="50" w:author="Kirsten Birch Håkansson" w:date="2025-12-08T11:50:00Z" w16du:dateUtc="2025-12-08T10:50:00Z">
              <w:rPr>
                <w:highlight w:val="yellow"/>
              </w:rPr>
            </w:rPrChange>
          </w:rPr>
          <w:delText xml:space="preserve">in 2024. </w:delText>
        </w:r>
        <w:r w:rsidR="008E1533" w:rsidRPr="00EB3EC4" w:rsidDel="00CF6BD6">
          <w:rPr>
            <w:highlight w:val="yellow"/>
            <w:lang w:val="en-US"/>
            <w:rPrChange w:id="51" w:author="Kirsten Birch Håkansson" w:date="2025-12-08T11:50:00Z" w16du:dateUtc="2025-12-08T10:50:00Z">
              <w:rPr>
                <w:highlight w:val="yellow"/>
              </w:rPr>
            </w:rPrChange>
          </w:rPr>
          <w:delText>134 codes are not in metier or NationalFishingActivity. Maria to bring this in RMG.</w:delText>
        </w:r>
      </w:del>
    </w:p>
    <w:p w14:paraId="6D7B61D6" w14:textId="7D097000" w:rsidR="009B4BFB" w:rsidDel="00354840" w:rsidRDefault="00322C43" w:rsidP="009A10CA">
      <w:pPr>
        <w:pStyle w:val="ListParagraph"/>
        <w:numPr>
          <w:ilvl w:val="0"/>
          <w:numId w:val="1"/>
        </w:numPr>
        <w:rPr>
          <w:del w:id="52" w:author="Maria Makri" w:date="2025-12-17T10:36:00Z" w16du:dateUtc="2025-12-17T09:36:00Z"/>
          <w:lang w:val="en-US"/>
        </w:rPr>
      </w:pPr>
      <w:del w:id="53" w:author="Maria Makri" w:date="2025-12-17T10:36:00Z" w16du:dateUtc="2025-12-17T09:36:00Z">
        <w:r w:rsidRPr="00354840" w:rsidDel="00354840">
          <w:rPr>
            <w:lang w:val="en-US"/>
            <w:rPrChange w:id="54" w:author="Maria Makri" w:date="2025-12-17T10:36:00Z" w16du:dateUtc="2025-12-17T09:36:00Z">
              <w:rPr>
                <w:highlight w:val="cyan"/>
              </w:rPr>
            </w:rPrChange>
          </w:rPr>
          <w:delText xml:space="preserve"> </w:delText>
        </w:r>
        <w:r w:rsidR="009B4BFB" w:rsidRPr="00354840" w:rsidDel="00354840">
          <w:rPr>
            <w:b/>
            <w:bCs/>
            <w:lang w:val="en-US"/>
            <w:rPrChange w:id="55" w:author="Maria Makri" w:date="2025-12-17T10:36:00Z" w16du:dateUtc="2025-12-17T09:36:00Z">
              <w:rPr>
                <w:b/>
                <w:bCs/>
                <w:highlight w:val="cyan"/>
              </w:rPr>
            </w:rPrChange>
          </w:rPr>
          <w:delText>RCEF team:</w:delText>
        </w:r>
        <w:r w:rsidR="009B4BFB" w:rsidRPr="00354840" w:rsidDel="00354840">
          <w:rPr>
            <w:lang w:val="en-US"/>
            <w:rPrChange w:id="56" w:author="Maria Makri" w:date="2025-12-17T10:36:00Z" w16du:dateUtc="2025-12-17T09:36:00Z">
              <w:rPr>
                <w:highlight w:val="cyan"/>
              </w:rPr>
            </w:rPrChange>
          </w:rPr>
          <w:delText xml:space="preserve"> </w:delText>
        </w:r>
        <w:r w:rsidR="00AE2870" w:rsidRPr="00354840" w:rsidDel="00354840">
          <w:rPr>
            <w:lang w:val="en-US"/>
            <w:rPrChange w:id="57" w:author="Maria Makri" w:date="2025-12-17T10:36:00Z" w16du:dateUtc="2025-12-17T09:36:00Z">
              <w:rPr>
                <w:highlight w:val="cyan"/>
              </w:rPr>
            </w:rPrChange>
          </w:rPr>
          <w:delText xml:space="preserve">We need a </w:delText>
        </w:r>
        <w:r w:rsidR="00AE2870" w:rsidRPr="00354840" w:rsidDel="00354840">
          <w:rPr>
            <w:b/>
            <w:bCs/>
            <w:i/>
            <w:iCs/>
            <w:lang w:val="en-US"/>
            <w:rPrChange w:id="58" w:author="Maria Makri" w:date="2025-12-17T10:36:00Z" w16du:dateUtc="2025-12-17T09:36:00Z">
              <w:rPr>
                <w:b/>
                <w:bCs/>
                <w:i/>
                <w:iCs/>
                <w:highlight w:val="cyan"/>
              </w:rPr>
            </w:rPrChange>
          </w:rPr>
          <w:delText>definition</w:delText>
        </w:r>
        <w:r w:rsidR="00AE2870" w:rsidRPr="00354840" w:rsidDel="00354840">
          <w:rPr>
            <w:lang w:val="en-US"/>
            <w:rPrChange w:id="59" w:author="Maria Makri" w:date="2025-12-17T10:36:00Z" w16du:dateUtc="2025-12-17T09:36:00Z">
              <w:rPr>
                <w:highlight w:val="cyan"/>
              </w:rPr>
            </w:rPrChange>
          </w:rPr>
          <w:delText xml:space="preserve"> of this code type</w:delText>
        </w:r>
        <w:r w:rsidR="009B4BFB" w:rsidRPr="00354840" w:rsidDel="00354840">
          <w:rPr>
            <w:lang w:val="en-US"/>
            <w:rPrChange w:id="60" w:author="Maria Makri" w:date="2025-12-17T10:36:00Z" w16du:dateUtc="2025-12-17T09:36:00Z">
              <w:rPr>
                <w:highlight w:val="cyan"/>
              </w:rPr>
            </w:rPrChange>
          </w:rPr>
          <w:delText>.</w:delText>
        </w:r>
      </w:del>
      <w:del w:id="61" w:author="Maria Makri" w:date="2025-12-08T14:45:00Z" w16du:dateUtc="2025-12-08T13:45:00Z">
        <w:r w:rsidR="009B4BFB" w:rsidRPr="00354840" w:rsidDel="00E03138">
          <w:rPr>
            <w:lang w:val="en-US"/>
            <w:rPrChange w:id="62" w:author="Maria Makri" w:date="2025-12-17T10:36:00Z" w16du:dateUtc="2025-12-17T09:36:00Z">
              <w:rPr/>
            </w:rPrChange>
          </w:rPr>
          <w:delText xml:space="preserve"> </w:delText>
        </w:r>
      </w:del>
      <w:ins w:id="63" w:author="Sofie Nimmegeers" w:date="2025-10-28T10:49:00Z" w16du:dateUtc="2025-10-28T09:49:00Z">
        <w:del w:id="64" w:author="Maria Makri" w:date="2025-12-17T10:36:00Z" w16du:dateUtc="2025-12-17T09:36:00Z">
          <w:r w:rsidR="00B44B83" w:rsidRPr="00354840" w:rsidDel="00354840">
            <w:rPr>
              <w:lang w:val="en-US"/>
            </w:rPr>
            <w:delText xml:space="preserve">: </w:delText>
          </w:r>
        </w:del>
      </w:ins>
      <w:ins w:id="65" w:author="Sofie Nimmegeers" w:date="2025-10-28T10:49:00Z">
        <w:del w:id="66" w:author="Maria Makri" w:date="2025-12-17T10:36:00Z" w16du:dateUtc="2025-12-17T09:36:00Z">
          <w:r w:rsidR="00B44B83" w:rsidRPr="00354840" w:rsidDel="00354840">
            <w:rPr>
              <w:lang w:val="en-US"/>
              <w:rPrChange w:id="67" w:author="Maria Makri" w:date="2025-12-17T10:36:00Z" w16du:dateUtc="2025-12-17T09:36:00Z">
                <w:rPr/>
              </w:rPrChange>
            </w:rPr>
            <w:delText>Name of the fleet, defined by the working group</w:delText>
          </w:r>
        </w:del>
      </w:ins>
      <w:ins w:id="68" w:author="Sofie Nimmegeers" w:date="2025-10-28T10:50:00Z" w16du:dateUtc="2025-10-28T09:50:00Z">
        <w:del w:id="69" w:author="Maria Makri" w:date="2025-12-17T10:36:00Z" w16du:dateUtc="2025-12-17T09:36:00Z">
          <w:r w:rsidR="00236EBF" w:rsidRPr="00354840" w:rsidDel="00354840">
            <w:rPr>
              <w:lang w:val="en-US"/>
              <w:rPrChange w:id="70" w:author="Maria Makri" w:date="2025-12-17T10:36:00Z" w16du:dateUtc="2025-12-17T09:36:00Z">
                <w:rPr>
                  <w:lang w:val="nl-BE"/>
                </w:rPr>
              </w:rPrChange>
            </w:rPr>
            <w:delText>,</w:delText>
          </w:r>
          <w:r w:rsidR="00236EBF" w:rsidRPr="00354840" w:rsidDel="00354840">
            <w:rPr>
              <w:lang w:val="en-US"/>
            </w:rPr>
            <w:delText xml:space="preserve"> </w:delText>
          </w:r>
        </w:del>
      </w:ins>
      <w:ins w:id="71" w:author="Sofie Nimmegeers" w:date="2025-10-28T11:03:00Z" w16du:dateUtc="2025-10-28T10:03:00Z">
        <w:del w:id="72" w:author="Maria Makri" w:date="2025-12-17T10:36:00Z" w16du:dateUtc="2025-12-17T09:36:00Z">
          <w:r w:rsidR="000B7418" w:rsidRPr="00354840" w:rsidDel="00354840">
            <w:rPr>
              <w:lang w:val="en-US"/>
            </w:rPr>
            <w:delText>to ensure consisten</w:delText>
          </w:r>
        </w:del>
      </w:ins>
      <w:ins w:id="73" w:author="Sofie Nimmegeers" w:date="2025-10-28T11:04:00Z" w16du:dateUtc="2025-10-28T10:04:00Z">
        <w:del w:id="74" w:author="Maria Makri" w:date="2025-12-17T10:36:00Z" w16du:dateUtc="2025-12-17T09:36:00Z">
          <w:r w:rsidR="00C90754" w:rsidRPr="00354840" w:rsidDel="00354840">
            <w:rPr>
              <w:lang w:val="en-US"/>
            </w:rPr>
            <w:delText xml:space="preserve">cy </w:delText>
          </w:r>
        </w:del>
      </w:ins>
      <w:ins w:id="75" w:author="Sofie Nimmegeers" w:date="2025-10-28T11:02:00Z" w16du:dateUtc="2025-10-28T10:02:00Z">
        <w:del w:id="76" w:author="Maria Makri" w:date="2025-12-17T10:36:00Z" w16du:dateUtc="2025-12-17T09:36:00Z">
          <w:r w:rsidR="007E6E5D" w:rsidRPr="00354840" w:rsidDel="00354840">
            <w:rPr>
              <w:lang w:val="en-US"/>
            </w:rPr>
            <w:delText>in</w:delText>
          </w:r>
        </w:del>
      </w:ins>
      <w:ins w:id="77" w:author="Sofie Nimmegeers" w:date="2025-10-28T10:50:00Z" w16du:dateUtc="2025-10-28T09:50:00Z">
        <w:del w:id="78" w:author="Maria Makri" w:date="2025-12-17T10:36:00Z" w16du:dateUtc="2025-12-17T09:36:00Z">
          <w:r w:rsidR="00236EBF" w:rsidRPr="00354840" w:rsidDel="00354840">
            <w:rPr>
              <w:lang w:val="en-US"/>
            </w:rPr>
            <w:delText xml:space="preserve"> </w:delText>
          </w:r>
        </w:del>
      </w:ins>
      <w:ins w:id="79" w:author="Sofie Nimmegeers" w:date="2025-10-28T11:01:00Z" w16du:dateUtc="2025-10-28T10:01:00Z">
        <w:del w:id="80" w:author="Maria Makri" w:date="2025-12-17T10:36:00Z" w16du:dateUtc="2025-12-17T09:36:00Z">
          <w:r w:rsidR="00197120" w:rsidRPr="00354840" w:rsidDel="00354840">
            <w:rPr>
              <w:lang w:val="en-US"/>
            </w:rPr>
            <w:delText>the stock coordin</w:delText>
          </w:r>
        </w:del>
      </w:ins>
      <w:ins w:id="81" w:author="Sofie Nimmegeers" w:date="2025-10-28T11:02:00Z" w16du:dateUtc="2025-10-28T10:02:00Z">
        <w:del w:id="82" w:author="Maria Makri" w:date="2025-12-17T10:36:00Z" w16du:dateUtc="2025-12-17T09:36:00Z">
          <w:r w:rsidR="00197120" w:rsidRPr="00354840" w:rsidDel="00354840">
            <w:rPr>
              <w:lang w:val="en-US"/>
            </w:rPr>
            <w:delText xml:space="preserve">ation </w:delText>
          </w:r>
          <w:r w:rsidR="007E6E5D" w:rsidRPr="00354840" w:rsidDel="00354840">
            <w:rPr>
              <w:lang w:val="en-US"/>
            </w:rPr>
            <w:delText>procedure</w:delText>
          </w:r>
        </w:del>
      </w:ins>
    </w:p>
    <w:p w14:paraId="3D09F141" w14:textId="77777777" w:rsidR="009A10CA" w:rsidRPr="00236EBF" w:rsidRDefault="009A10CA" w:rsidP="00322C43">
      <w:pPr>
        <w:ind w:left="720"/>
        <w:rPr>
          <w:ins w:id="83" w:author="Maria Makri" w:date="2025-12-08T14:45:00Z" w16du:dateUtc="2025-12-08T13:45:00Z"/>
          <w:lang w:val="en-US"/>
          <w:rPrChange w:id="84" w:author="Sofie Nimmegeers" w:date="2025-10-28T10:50:00Z" w16du:dateUtc="2025-10-28T09:50:00Z">
            <w:rPr>
              <w:ins w:id="85" w:author="Maria Makri" w:date="2025-12-08T14:45:00Z" w16du:dateUtc="2025-12-08T13:45:00Z"/>
            </w:rPr>
          </w:rPrChange>
        </w:rPr>
      </w:pPr>
    </w:p>
    <w:p w14:paraId="11AEACB0" w14:textId="0D1B98AF" w:rsidR="00E634A5" w:rsidRPr="00B274C1" w:rsidDel="00B44B83" w:rsidRDefault="00E634A5">
      <w:pPr>
        <w:ind w:left="720"/>
        <w:rPr>
          <w:del w:id="86" w:author="Sofie Nimmegeers" w:date="2025-10-28T10:49:00Z" w16du:dateUtc="2025-10-28T09:49:00Z"/>
          <w:lang w:val="en-US"/>
          <w:rPrChange w:id="87" w:author="Sofie Nimmegeers" w:date="2025-10-28T10:27:00Z" w16du:dateUtc="2025-10-28T09:27:00Z">
            <w:rPr>
              <w:del w:id="88" w:author="Sofie Nimmegeers" w:date="2025-10-28T10:49:00Z" w16du:dateUtc="2025-10-28T09:49:00Z"/>
            </w:rPr>
          </w:rPrChange>
        </w:rPr>
        <w:pPrChange w:id="89" w:author="Sofie Nimmegeers" w:date="2025-10-28T10:49:00Z" w16du:dateUtc="2025-10-28T09:49:00Z">
          <w:pPr/>
        </w:pPrChange>
      </w:pPr>
    </w:p>
    <w:p w14:paraId="7367BD8A" w14:textId="5E77D391" w:rsidR="000158A1" w:rsidRPr="00F82643" w:rsidRDefault="000158A1" w:rsidP="009A10CA">
      <w:pPr>
        <w:pStyle w:val="ListParagraph"/>
        <w:numPr>
          <w:ilvl w:val="0"/>
          <w:numId w:val="1"/>
        </w:numPr>
        <w:rPr>
          <w:ins w:id="90" w:author="Maria Makri" w:date="2025-12-18T17:13:00Z" w16du:dateUtc="2025-12-18T16:13:00Z"/>
          <w:lang w:val="en-US"/>
          <w:rPrChange w:id="91" w:author="Maria Makri" w:date="2025-12-18T17:13:00Z" w16du:dateUtc="2025-12-18T16:13:00Z">
            <w:rPr>
              <w:ins w:id="92" w:author="Maria Makri" w:date="2025-12-18T17:13:00Z" w16du:dateUtc="2025-12-18T16:13:00Z"/>
              <w:b/>
              <w:bCs/>
              <w:color w:val="EE0000"/>
              <w:lang w:val="en-US"/>
            </w:rPr>
          </w:rPrChange>
        </w:rPr>
      </w:pPr>
      <w:r w:rsidRPr="00EB3EC4">
        <w:rPr>
          <w:lang w:val="en-US"/>
          <w:rPrChange w:id="93" w:author="Kirsten Birch Håkansson" w:date="2025-12-08T11:50:00Z" w16du:dateUtc="2025-12-08T10:50:00Z">
            <w:rPr/>
          </w:rPrChange>
        </w:rPr>
        <w:t>A</w:t>
      </w:r>
      <w:r w:rsidRPr="009A10CA">
        <w:rPr>
          <w:lang w:val="en-US"/>
          <w:rPrChange w:id="94" w:author="Maria Makri" w:date="2025-12-08T14:45:00Z" w16du:dateUtc="2025-12-08T13:45:00Z">
            <w:rPr/>
          </w:rPrChange>
        </w:rPr>
        <w:t xml:space="preserve">ction: ICES to add this code in the </w:t>
      </w:r>
      <w:commentRangeStart w:id="95"/>
      <w:r w:rsidRPr="009A10CA">
        <w:rPr>
          <w:b/>
          <w:bCs/>
          <w:lang w:val="en-US"/>
          <w:rPrChange w:id="96" w:author="Maria Makri" w:date="2025-12-08T14:45:00Z" w16du:dateUtc="2025-12-08T13:45:00Z">
            <w:rPr>
              <w:b/>
              <w:bCs/>
            </w:rPr>
          </w:rPrChange>
        </w:rPr>
        <w:t>CatchCategory</w:t>
      </w:r>
      <w:commentRangeEnd w:id="95"/>
      <w:r w:rsidR="001A7ABE" w:rsidRPr="009A10CA">
        <w:rPr>
          <w:rStyle w:val="CommentReference"/>
          <w:sz w:val="22"/>
          <w:szCs w:val="22"/>
          <w:lang w:val="en-US"/>
          <w:rPrChange w:id="97" w:author="Maria Makri" w:date="2025-12-08T14:45:00Z" w16du:dateUtc="2025-12-08T13:45:00Z">
            <w:rPr>
              <w:rStyle w:val="CommentReference"/>
              <w:sz w:val="22"/>
              <w:szCs w:val="22"/>
            </w:rPr>
          </w:rPrChange>
        </w:rPr>
        <w:commentReference w:id="95"/>
      </w:r>
      <w:r w:rsidRPr="009A10CA">
        <w:rPr>
          <w:lang w:val="en-US"/>
          <w:rPrChange w:id="98" w:author="Maria Makri" w:date="2025-12-08T14:45:00Z" w16du:dateUtc="2025-12-08T13:45:00Z">
            <w:rPr/>
          </w:rPrChange>
        </w:rPr>
        <w:t xml:space="preserve"> code type</w:t>
      </w:r>
      <w:ins w:id="99" w:author="Maria Makri" w:date="2025-12-17T10:34:00Z" w16du:dateUtc="2025-12-17T09:34:00Z">
        <w:r w:rsidR="00CF6BD6">
          <w:rPr>
            <w:lang w:val="en-US"/>
          </w:rPr>
          <w:t xml:space="preserve"> </w:t>
        </w:r>
      </w:ins>
      <w:ins w:id="100" w:author="Maria Makri" w:date="2025-12-17T10:35:00Z" w16du:dateUtc="2025-12-17T09:35:00Z">
        <w:r w:rsidR="00CF6BD6" w:rsidRPr="00CF6BD6">
          <w:rPr>
            <w:b/>
            <w:bCs/>
            <w:color w:val="EE0000"/>
            <w:lang w:val="en-US"/>
            <w:rPrChange w:id="101" w:author="Maria Makri" w:date="2025-12-17T10:35:00Z" w16du:dateUtc="2025-12-17T09:35:00Z">
              <w:rPr>
                <w:lang w:val="en-US"/>
              </w:rPr>
            </w:rPrChange>
          </w:rPr>
          <w:t>Approved</w:t>
        </w:r>
      </w:ins>
      <w:ins w:id="102" w:author="Maria Makri" w:date="2025-12-17T10:36:00Z" w16du:dateUtc="2025-12-17T09:36:00Z">
        <w:r w:rsidR="00354840">
          <w:rPr>
            <w:b/>
            <w:bCs/>
            <w:color w:val="EE0000"/>
            <w:lang w:val="en-US"/>
          </w:rPr>
          <w:t xml:space="preserve"> </w:t>
        </w:r>
      </w:ins>
      <w:ins w:id="103" w:author="Maria Makri" w:date="2025-12-18T17:13:00Z" w16du:dateUtc="2025-12-18T16:13:00Z">
        <w:r w:rsidR="00F82643">
          <w:rPr>
            <w:b/>
            <w:bCs/>
            <w:color w:val="EE0000"/>
            <w:lang w:val="en-US"/>
          </w:rPr>
          <w:fldChar w:fldCharType="begin"/>
        </w:r>
        <w:r w:rsidR="00F82643">
          <w:rPr>
            <w:b/>
            <w:bCs/>
            <w:color w:val="EE0000"/>
            <w:lang w:val="en-US"/>
          </w:rPr>
          <w:instrText>HYPERLINK "</w:instrText>
        </w:r>
        <w:r w:rsidR="00F82643" w:rsidRPr="00F82643">
          <w:rPr>
            <w:b/>
            <w:bCs/>
            <w:color w:val="EE0000"/>
            <w:lang w:val="en-US"/>
          </w:rPr>
          <w:instrText>https://github.com/ices-eg/DIG/issues/851</w:instrText>
        </w:r>
        <w:r w:rsidR="00F82643">
          <w:rPr>
            <w:b/>
            <w:bCs/>
            <w:color w:val="EE0000"/>
            <w:lang w:val="en-US"/>
          </w:rPr>
          <w:instrText>"</w:instrText>
        </w:r>
        <w:r w:rsidR="00F82643">
          <w:rPr>
            <w:b/>
            <w:bCs/>
            <w:color w:val="EE0000"/>
            <w:lang w:val="en-US"/>
          </w:rPr>
          <w:fldChar w:fldCharType="separate"/>
        </w:r>
        <w:r w:rsidR="00F82643" w:rsidRPr="000D6459">
          <w:rPr>
            <w:rStyle w:val="Hyperlink"/>
            <w:b/>
            <w:bCs/>
            <w:lang w:val="en-US"/>
          </w:rPr>
          <w:t>https://github.com/ices-eg/DIG/issues/851</w:t>
        </w:r>
        <w:r w:rsidR="00F82643">
          <w:rPr>
            <w:b/>
            <w:bCs/>
            <w:color w:val="EE0000"/>
            <w:lang w:val="en-US"/>
          </w:rPr>
          <w:fldChar w:fldCharType="end"/>
        </w:r>
      </w:ins>
    </w:p>
    <w:p w14:paraId="11A32484" w14:textId="77777777" w:rsidR="00F82643" w:rsidRPr="009A10CA" w:rsidRDefault="00F82643" w:rsidP="00F82643">
      <w:pPr>
        <w:pStyle w:val="ListParagraph"/>
        <w:rPr>
          <w:lang w:val="en-US"/>
          <w:rPrChange w:id="104" w:author="Maria Makri" w:date="2025-12-08T14:45:00Z" w16du:dateUtc="2025-12-08T13:45:00Z">
            <w:rPr/>
          </w:rPrChange>
        </w:rPr>
        <w:pPrChange w:id="105" w:author="Maria Makri" w:date="2025-12-18T17:13:00Z" w16du:dateUtc="2025-12-18T16:13:00Z">
          <w:pPr>
            <w:pStyle w:val="ListParagraph"/>
            <w:numPr>
              <w:numId w:val="1"/>
            </w:numPr>
            <w:ind w:hanging="360"/>
          </w:pPr>
        </w:pPrChange>
      </w:pPr>
    </w:p>
    <w:p w14:paraId="15994FCC" w14:textId="77777777" w:rsidR="004E5EF9" w:rsidRPr="00EB3EC4" w:rsidRDefault="004E5EF9" w:rsidP="000158A1">
      <w:pPr>
        <w:rPr>
          <w:lang w:val="en-US"/>
          <w:rPrChange w:id="106" w:author="Kirsten Birch Håkansson" w:date="2025-12-08T11:50:00Z" w16du:dateUtc="2025-12-08T10:50:00Z">
            <w:rPr/>
          </w:rPrChange>
        </w:rPr>
      </w:pPr>
    </w:p>
    <w:tbl>
      <w:tblPr>
        <w:tblStyle w:val="TableGrid"/>
        <w:tblW w:w="10065" w:type="dxa"/>
        <w:tblInd w:w="-5" w:type="dxa"/>
        <w:tblLook w:val="04A0" w:firstRow="1" w:lastRow="0" w:firstColumn="1" w:lastColumn="0" w:noHBand="0" w:noVBand="1"/>
        <w:tblPrChange w:id="107" w:author="Maria Makri" w:date="2025-12-09T07:09:00Z" w16du:dateUtc="2025-12-09T06:09:00Z">
          <w:tblPr>
            <w:tblStyle w:val="TableGrid"/>
            <w:tblW w:w="10065" w:type="dxa"/>
            <w:tblInd w:w="-714" w:type="dxa"/>
            <w:tblLook w:val="04A0" w:firstRow="1" w:lastRow="0" w:firstColumn="1" w:lastColumn="0" w:noHBand="0" w:noVBand="1"/>
          </w:tblPr>
        </w:tblPrChange>
      </w:tblPr>
      <w:tblGrid>
        <w:gridCol w:w="993"/>
        <w:gridCol w:w="3685"/>
        <w:gridCol w:w="5387"/>
        <w:tblGridChange w:id="108">
          <w:tblGrid>
            <w:gridCol w:w="10"/>
            <w:gridCol w:w="983"/>
            <w:gridCol w:w="10"/>
            <w:gridCol w:w="3675"/>
            <w:gridCol w:w="10"/>
            <w:gridCol w:w="5377"/>
            <w:gridCol w:w="10"/>
          </w:tblGrid>
        </w:tblGridChange>
      </w:tblGrid>
      <w:tr w:rsidR="004E5EF9" w14:paraId="48D4799A" w14:textId="77777777" w:rsidTr="00FC061B">
        <w:trPr>
          <w:trPrChange w:id="109" w:author="Maria Makri" w:date="2025-12-09T07:09:00Z" w16du:dateUtc="2025-12-09T06:09:00Z">
            <w:trPr>
              <w:gridBefore w:val="1"/>
            </w:trPr>
          </w:trPrChange>
        </w:trPr>
        <w:tc>
          <w:tcPr>
            <w:tcW w:w="993" w:type="dxa"/>
            <w:tcPrChange w:id="110" w:author="Maria Makri" w:date="2025-12-09T07:09:00Z" w16du:dateUtc="2025-12-09T06:09:00Z">
              <w:tcPr>
                <w:tcW w:w="993" w:type="dxa"/>
                <w:gridSpan w:val="2"/>
              </w:tcPr>
            </w:tcPrChange>
          </w:tcPr>
          <w:p w14:paraId="171865D2" w14:textId="21EC7EF4" w:rsidR="004E5EF9" w:rsidRPr="004E5EF9" w:rsidRDefault="004E5EF9" w:rsidP="000158A1">
            <w:pPr>
              <w:rPr>
                <w:b/>
                <w:bCs/>
              </w:rPr>
            </w:pPr>
            <w:r w:rsidRPr="004E5EF9">
              <w:rPr>
                <w:b/>
                <w:bCs/>
              </w:rPr>
              <w:t>Code</w:t>
            </w:r>
          </w:p>
        </w:tc>
        <w:tc>
          <w:tcPr>
            <w:tcW w:w="3685" w:type="dxa"/>
            <w:tcPrChange w:id="111" w:author="Maria Makri" w:date="2025-12-09T07:09:00Z" w16du:dateUtc="2025-12-09T06:09:00Z">
              <w:tcPr>
                <w:tcW w:w="3685" w:type="dxa"/>
                <w:gridSpan w:val="2"/>
              </w:tcPr>
            </w:tcPrChange>
          </w:tcPr>
          <w:p w14:paraId="1E06F21F" w14:textId="7CFE3D6E" w:rsidR="004E5EF9" w:rsidRPr="004E5EF9" w:rsidRDefault="004E5EF9" w:rsidP="000158A1">
            <w:pPr>
              <w:rPr>
                <w:b/>
                <w:bCs/>
              </w:rPr>
            </w:pPr>
            <w:r w:rsidRPr="004E5EF9">
              <w:rPr>
                <w:b/>
                <w:bCs/>
              </w:rPr>
              <w:t>Description</w:t>
            </w:r>
          </w:p>
        </w:tc>
        <w:tc>
          <w:tcPr>
            <w:tcW w:w="5387" w:type="dxa"/>
            <w:tcPrChange w:id="112" w:author="Maria Makri" w:date="2025-12-09T07:09:00Z" w16du:dateUtc="2025-12-09T06:09:00Z">
              <w:tcPr>
                <w:tcW w:w="5387" w:type="dxa"/>
                <w:gridSpan w:val="2"/>
              </w:tcPr>
            </w:tcPrChange>
          </w:tcPr>
          <w:p w14:paraId="0B835805" w14:textId="44B6C964" w:rsidR="004E5EF9" w:rsidRPr="004E5EF9" w:rsidRDefault="004E5EF9" w:rsidP="000158A1">
            <w:pPr>
              <w:rPr>
                <w:b/>
                <w:bCs/>
              </w:rPr>
            </w:pPr>
            <w:r w:rsidRPr="004E5EF9">
              <w:rPr>
                <w:b/>
                <w:bCs/>
              </w:rPr>
              <w:t>Long Description</w:t>
            </w:r>
          </w:p>
        </w:tc>
      </w:tr>
      <w:tr w:rsidR="004E5EF9" w:rsidRPr="00625021" w14:paraId="15CBC369" w14:textId="77777777" w:rsidTr="00FC061B">
        <w:trPr>
          <w:trPrChange w:id="113" w:author="Maria Makri" w:date="2025-12-09T07:09:00Z" w16du:dateUtc="2025-12-09T06:09:00Z">
            <w:trPr>
              <w:gridBefore w:val="1"/>
            </w:trPr>
          </w:trPrChange>
        </w:trPr>
        <w:tc>
          <w:tcPr>
            <w:tcW w:w="993" w:type="dxa"/>
            <w:tcPrChange w:id="114" w:author="Maria Makri" w:date="2025-12-09T07:09:00Z" w16du:dateUtc="2025-12-09T06:09:00Z">
              <w:tcPr>
                <w:tcW w:w="993" w:type="dxa"/>
                <w:gridSpan w:val="2"/>
              </w:tcPr>
            </w:tcPrChange>
          </w:tcPr>
          <w:p w14:paraId="1A49F538" w14:textId="6A5C2DA6" w:rsidR="004E5EF9" w:rsidRDefault="004E5EF9" w:rsidP="000158A1">
            <w:r w:rsidRPr="000158A1">
              <w:rPr>
                <w:rFonts w:ascii="Calibri" w:eastAsia="Times New Roman" w:hAnsi="Calibri" w:cs="Calibri"/>
                <w:kern w:val="0"/>
                <w14:ligatures w14:val="none"/>
              </w:rPr>
              <w:t>DisBMS</w:t>
            </w:r>
          </w:p>
        </w:tc>
        <w:tc>
          <w:tcPr>
            <w:tcW w:w="3685" w:type="dxa"/>
            <w:tcPrChange w:id="115" w:author="Maria Makri" w:date="2025-12-09T07:09:00Z" w16du:dateUtc="2025-12-09T06:09:00Z">
              <w:tcPr>
                <w:tcW w:w="3685" w:type="dxa"/>
                <w:gridSpan w:val="2"/>
              </w:tcPr>
            </w:tcPrChange>
          </w:tcPr>
          <w:p w14:paraId="22512AE1" w14:textId="6E5C7B24" w:rsidR="004E5EF9" w:rsidRPr="00EB3EC4" w:rsidRDefault="004E5EF9" w:rsidP="000158A1">
            <w:pPr>
              <w:rPr>
                <w:lang w:val="en-US"/>
                <w:rPrChange w:id="116" w:author="Kirsten Birch Håkansson" w:date="2025-12-08T11:50:00Z" w16du:dateUtc="2025-12-08T10:50:00Z">
                  <w:rPr/>
                </w:rPrChange>
              </w:rPr>
            </w:pPr>
            <w:r w:rsidRPr="00EB3EC4">
              <w:rPr>
                <w:rFonts w:ascii="Aptos Narrow" w:eastAsia="Times New Roman" w:hAnsi="Aptos Narrow" w:cs="Times New Roman"/>
                <w:color w:val="000000"/>
                <w:kern w:val="0"/>
                <w:lang w:val="en-US"/>
                <w14:ligatures w14:val="none"/>
                <w:rPrChange w:id="117" w:author="Kirsten Birch Håkansson" w:date="2025-12-08T11:50:00Z" w16du:dateUtc="2025-12-08T10:50:00Z">
                  <w:rPr>
                    <w:rFonts w:ascii="Aptos Narrow" w:eastAsia="Times New Roman" w:hAnsi="Aptos Narrow" w:cs="Times New Roman"/>
                    <w:color w:val="000000"/>
                    <w:kern w:val="0"/>
                    <w14:ligatures w14:val="none"/>
                  </w:rPr>
                </w:rPrChange>
              </w:rPr>
              <w:t>Mixed fraction of discard and BMS, where the categories are estimated together</w:t>
            </w:r>
          </w:p>
        </w:tc>
        <w:tc>
          <w:tcPr>
            <w:tcW w:w="5387" w:type="dxa"/>
            <w:tcPrChange w:id="118" w:author="Maria Makri" w:date="2025-12-09T07:09:00Z" w16du:dateUtc="2025-12-09T06:09:00Z">
              <w:tcPr>
                <w:tcW w:w="5387" w:type="dxa"/>
                <w:gridSpan w:val="2"/>
              </w:tcPr>
            </w:tcPrChange>
          </w:tcPr>
          <w:p w14:paraId="0109C6CD" w14:textId="77777777" w:rsidR="004E5EF9" w:rsidRPr="00EB3EC4" w:rsidRDefault="004E5EF9" w:rsidP="004E5EF9">
            <w:pPr>
              <w:rPr>
                <w:rFonts w:ascii="Calibri" w:eastAsia="Times New Roman" w:hAnsi="Calibri" w:cs="Calibri"/>
                <w:kern w:val="0"/>
                <w:lang w:val="en-US"/>
                <w14:ligatures w14:val="none"/>
                <w:rPrChange w:id="119" w:author="Kirsten Birch Håkansson" w:date="2025-12-08T11:50:00Z" w16du:dateUtc="2025-12-08T10:50:00Z">
                  <w:rPr>
                    <w:rFonts w:ascii="Calibri" w:eastAsia="Times New Roman" w:hAnsi="Calibri" w:cs="Calibri"/>
                    <w:kern w:val="0"/>
                    <w14:ligatures w14:val="none"/>
                  </w:rPr>
                </w:rPrChange>
              </w:rPr>
            </w:pPr>
            <w:r w:rsidRPr="00EB3EC4">
              <w:rPr>
                <w:rFonts w:ascii="Calibri" w:eastAsia="Times New Roman" w:hAnsi="Calibri" w:cs="Calibri"/>
                <w:kern w:val="0"/>
                <w:lang w:val="en-US"/>
                <w14:ligatures w14:val="none"/>
                <w:rPrChange w:id="120" w:author="Kirsten Birch Håkansson" w:date="2025-12-08T11:50:00Z" w16du:dateUtc="2025-12-08T10:50:00Z">
                  <w:rPr>
                    <w:rFonts w:ascii="Calibri" w:eastAsia="Times New Roman" w:hAnsi="Calibri" w:cs="Calibri"/>
                    <w:kern w:val="0"/>
                    <w14:ligatures w14:val="none"/>
                  </w:rPr>
                </w:rPrChange>
              </w:rPr>
              <w:t xml:space="preserve">Mixed fraction of discard and BMS, if it’s not possible to separate discard and </w:t>
            </w:r>
          </w:p>
          <w:p w14:paraId="1EE6C2CC" w14:textId="6F1C63C3" w:rsidR="004E5EF9" w:rsidRPr="00EB3EC4" w:rsidRDefault="004E5EF9" w:rsidP="004E5EF9">
            <w:pPr>
              <w:rPr>
                <w:lang w:val="en-US"/>
                <w:rPrChange w:id="121" w:author="Kirsten Birch Håkansson" w:date="2025-12-08T11:50:00Z" w16du:dateUtc="2025-12-08T10:50:00Z">
                  <w:rPr/>
                </w:rPrChange>
              </w:rPr>
            </w:pPr>
            <w:r w:rsidRPr="00EB3EC4">
              <w:rPr>
                <w:rFonts w:ascii="Calibri" w:eastAsia="Times New Roman" w:hAnsi="Calibri" w:cs="Calibri"/>
                <w:kern w:val="0"/>
                <w:lang w:val="en-US"/>
                <w14:ligatures w14:val="none"/>
                <w:rPrChange w:id="122" w:author="Kirsten Birch Håkansson" w:date="2025-12-08T11:50:00Z" w16du:dateUtc="2025-12-08T10:50:00Z">
                  <w:rPr>
                    <w:rFonts w:ascii="Calibri" w:eastAsia="Times New Roman" w:hAnsi="Calibri" w:cs="Calibri"/>
                    <w:kern w:val="0"/>
                    <w14:ligatures w14:val="none"/>
                  </w:rPr>
                </w:rPrChange>
              </w:rPr>
              <w:t>BMS fractions, so the categories are estimated together.</w:t>
            </w:r>
          </w:p>
        </w:tc>
      </w:tr>
    </w:tbl>
    <w:p w14:paraId="7EA8632F" w14:textId="77777777" w:rsidR="004E5EF9" w:rsidRPr="00EB3EC4" w:rsidRDefault="004E5EF9" w:rsidP="000158A1">
      <w:pPr>
        <w:rPr>
          <w:lang w:val="en-US"/>
          <w:rPrChange w:id="123" w:author="Kirsten Birch Håkansson" w:date="2025-12-08T11:50:00Z" w16du:dateUtc="2025-12-08T10:50:00Z">
            <w:rPr/>
          </w:rPrChange>
        </w:rPr>
      </w:pPr>
    </w:p>
    <w:p w14:paraId="20A2B6D5" w14:textId="480565D0" w:rsidR="0084617D" w:rsidDel="006927D0" w:rsidRDefault="002D1B60" w:rsidP="006927D0">
      <w:pPr>
        <w:pStyle w:val="ListParagraph"/>
        <w:numPr>
          <w:ilvl w:val="0"/>
          <w:numId w:val="1"/>
        </w:numPr>
        <w:rPr>
          <w:del w:id="124" w:author="Maria Makri" w:date="2025-12-17T10:37:00Z" w16du:dateUtc="2025-12-17T09:37:00Z"/>
          <w:lang w:val="en-US"/>
        </w:rPr>
      </w:pPr>
      <w:r w:rsidRPr="00EB3EC4">
        <w:rPr>
          <w:b/>
          <w:bCs/>
          <w:highlight w:val="yellow"/>
          <w:lang w:val="en-US"/>
          <w:rPrChange w:id="125" w:author="Kirsten Birch Håkansson" w:date="2025-12-08T11:50:00Z" w16du:dateUtc="2025-12-08T10:50:00Z">
            <w:rPr>
              <w:b/>
              <w:bCs/>
              <w:highlight w:val="yellow"/>
            </w:rPr>
          </w:rPrChange>
        </w:rPr>
        <w:lastRenderedPageBreak/>
        <w:t>Action</w:t>
      </w:r>
      <w:r w:rsidRPr="00EB3EC4">
        <w:rPr>
          <w:highlight w:val="yellow"/>
          <w:lang w:val="en-US"/>
          <w:rPrChange w:id="126" w:author="Kirsten Birch Håkansson" w:date="2025-12-08T11:50:00Z" w16du:dateUtc="2025-12-08T10:50:00Z">
            <w:rPr>
              <w:highlight w:val="yellow"/>
            </w:rPr>
          </w:rPrChange>
        </w:rPr>
        <w:t xml:space="preserve">: </w:t>
      </w:r>
      <w:r w:rsidRPr="00EB3EC4">
        <w:rPr>
          <w:b/>
          <w:bCs/>
          <w:highlight w:val="yellow"/>
          <w:lang w:val="en-US"/>
          <w:rPrChange w:id="127" w:author="Kirsten Birch Håkansson" w:date="2025-12-08T11:50:00Z" w16du:dateUtc="2025-12-08T10:50:00Z">
            <w:rPr>
              <w:b/>
              <w:bCs/>
              <w:highlight w:val="yellow"/>
            </w:rPr>
          </w:rPrChange>
        </w:rPr>
        <w:t>ICES</w:t>
      </w:r>
      <w:r w:rsidRPr="00EB3EC4">
        <w:rPr>
          <w:highlight w:val="yellow"/>
          <w:lang w:val="en-US"/>
          <w:rPrChange w:id="128" w:author="Kirsten Birch Håkansson" w:date="2025-12-08T11:50:00Z" w16du:dateUtc="2025-12-08T10:50:00Z">
            <w:rPr>
              <w:highlight w:val="yellow"/>
            </w:rPr>
          </w:rPrChange>
        </w:rPr>
        <w:t xml:space="preserve"> to discuss in</w:t>
      </w:r>
      <w:r w:rsidR="00816ADF" w:rsidRPr="00EB3EC4">
        <w:rPr>
          <w:highlight w:val="yellow"/>
          <w:lang w:val="en-US"/>
          <w:rPrChange w:id="129" w:author="Kirsten Birch Håkansson" w:date="2025-12-08T11:50:00Z" w16du:dateUtc="2025-12-08T10:50:00Z">
            <w:rPr>
              <w:highlight w:val="yellow"/>
            </w:rPr>
          </w:rPrChange>
        </w:rPr>
        <w:t xml:space="preserve"> RMG the issue of adding a new code list for FleetType </w:t>
      </w:r>
      <w:r w:rsidR="00902859" w:rsidRPr="00EB3EC4">
        <w:rPr>
          <w:highlight w:val="yellow"/>
          <w:lang w:val="en-US"/>
          <w:rPrChange w:id="130" w:author="Kirsten Birch Håkansson" w:date="2025-12-08T11:50:00Z" w16du:dateUtc="2025-12-08T10:50:00Z">
            <w:rPr>
              <w:highlight w:val="yellow"/>
            </w:rPr>
          </w:rPrChange>
        </w:rPr>
        <w:t>(</w:t>
      </w:r>
      <w:r w:rsidR="00974364" w:rsidRPr="00EB3EC4">
        <w:rPr>
          <w:highlight w:val="yellow"/>
          <w:lang w:val="en-US"/>
          <w:rPrChange w:id="131" w:author="Kirsten Birch Håkansson" w:date="2025-12-08T11:50:00Z" w16du:dateUtc="2025-12-08T10:50:00Z">
            <w:rPr>
              <w:highlight w:val="yellow"/>
            </w:rPr>
          </w:rPrChange>
        </w:rPr>
        <w:t>Level of gear to which data are aggregated</w:t>
      </w:r>
      <w:r w:rsidR="00974364" w:rsidRPr="00EB3EC4">
        <w:rPr>
          <w:lang w:val="en-US"/>
          <w:rPrChange w:id="132" w:author="Kirsten Birch Håkansson" w:date="2025-12-08T11:50:00Z" w16du:dateUtc="2025-12-08T10:50:00Z">
            <w:rPr/>
          </w:rPrChange>
        </w:rPr>
        <w:t>)</w:t>
      </w:r>
      <w:r w:rsidRPr="00EB3EC4">
        <w:rPr>
          <w:lang w:val="en-US"/>
          <w:rPrChange w:id="133" w:author="Kirsten Birch Håkansson" w:date="2025-12-08T11:50:00Z" w16du:dateUtc="2025-12-08T10:50:00Z">
            <w:rPr/>
          </w:rPrChange>
        </w:rPr>
        <w:t>.</w:t>
      </w:r>
      <w:ins w:id="134" w:author="Maria Makri" w:date="2025-12-18T17:09:00Z" w16du:dateUtc="2025-12-18T16:09:00Z">
        <w:r w:rsidR="0084165B" w:rsidRPr="0084165B">
          <w:rPr>
            <w:b/>
            <w:bCs/>
            <w:color w:val="EE0000"/>
            <w:lang w:val="en-US"/>
          </w:rPr>
          <w:t xml:space="preserve"> </w:t>
        </w:r>
        <w:r w:rsidR="0084165B" w:rsidRPr="008F0A0C">
          <w:rPr>
            <w:b/>
            <w:bCs/>
            <w:color w:val="EE0000"/>
            <w:lang w:val="en-US"/>
          </w:rPr>
          <w:t>Pending</w:t>
        </w:r>
      </w:ins>
      <w:r w:rsidRPr="00EB3EC4">
        <w:rPr>
          <w:lang w:val="en-US"/>
          <w:rPrChange w:id="135" w:author="Kirsten Birch Håkansson" w:date="2025-12-08T11:50:00Z" w16du:dateUtc="2025-12-08T10:50:00Z">
            <w:rPr/>
          </w:rPrChange>
        </w:rPr>
        <w:t xml:space="preserve"> </w:t>
      </w:r>
      <w:ins w:id="136" w:author="Maria Makri" w:date="2025-12-17T10:38:00Z" w16du:dateUtc="2025-12-17T09:38:00Z">
        <w:r w:rsidR="006927D0" w:rsidRPr="0084165B">
          <w:rPr>
            <w:color w:val="000000" w:themeColor="text1"/>
            <w:lang w:val="en-US"/>
            <w:rPrChange w:id="137" w:author="Maria Makri" w:date="2025-12-18T17:09:00Z" w16du:dateUtc="2025-12-18T16:09:00Z">
              <w:rPr>
                <w:lang w:val="en-US"/>
              </w:rPr>
            </w:rPrChange>
          </w:rPr>
          <w:t>This will be addressed together with the responses from the WGs on fleets</w:t>
        </w:r>
      </w:ins>
    </w:p>
    <w:p w14:paraId="22CE5C30" w14:textId="77777777" w:rsidR="006927D0" w:rsidRPr="00EB3EC4" w:rsidRDefault="006927D0" w:rsidP="00920287">
      <w:pPr>
        <w:pStyle w:val="ListParagraph"/>
        <w:numPr>
          <w:ilvl w:val="0"/>
          <w:numId w:val="1"/>
        </w:numPr>
        <w:rPr>
          <w:ins w:id="138" w:author="Maria Makri" w:date="2025-12-17T10:37:00Z" w16du:dateUtc="2025-12-17T09:37:00Z"/>
          <w:lang w:val="en-US"/>
          <w:rPrChange w:id="139" w:author="Kirsten Birch Håkansson" w:date="2025-12-08T11:50:00Z" w16du:dateUtc="2025-12-08T10:50:00Z">
            <w:rPr>
              <w:ins w:id="140" w:author="Maria Makri" w:date="2025-12-17T10:37:00Z" w16du:dateUtc="2025-12-17T09:37:00Z"/>
            </w:rPr>
          </w:rPrChange>
        </w:rPr>
      </w:pPr>
    </w:p>
    <w:p w14:paraId="4592CC6F" w14:textId="66009A40" w:rsidR="0084617D" w:rsidDel="006927D0" w:rsidRDefault="004A5A86" w:rsidP="006927D0">
      <w:pPr>
        <w:pStyle w:val="ListParagraph"/>
        <w:rPr>
          <w:del w:id="141" w:author="Maria Makri" w:date="2025-12-17T10:37:00Z" w16du:dateUtc="2025-12-17T09:37:00Z"/>
          <w:b/>
          <w:bCs/>
          <w:lang w:val="en-US"/>
        </w:rPr>
      </w:pPr>
      <w:del w:id="142" w:author="Maria Makri" w:date="2025-12-17T10:37:00Z" w16du:dateUtc="2025-12-17T09:37:00Z">
        <w:r w:rsidRPr="006927D0" w:rsidDel="00354840">
          <w:rPr>
            <w:b/>
            <w:bCs/>
            <w:highlight w:val="cyan"/>
            <w:lang w:val="en-US"/>
            <w:rPrChange w:id="143" w:author="Maria Makri" w:date="2025-12-17T10:37:00Z" w16du:dateUtc="2025-12-17T09:37:00Z">
              <w:rPr>
                <w:b/>
                <w:bCs/>
                <w:highlight w:val="cyan"/>
              </w:rPr>
            </w:rPrChange>
          </w:rPr>
          <w:delText>RCEF team:</w:delText>
        </w:r>
        <w:r w:rsidRPr="006927D0" w:rsidDel="00354840">
          <w:rPr>
            <w:highlight w:val="cyan"/>
            <w:lang w:val="en-US"/>
            <w:rPrChange w:id="144" w:author="Maria Makri" w:date="2025-12-17T10:37:00Z" w16du:dateUtc="2025-12-17T09:37:00Z">
              <w:rPr>
                <w:highlight w:val="cyan"/>
              </w:rPr>
            </w:rPrChange>
          </w:rPr>
          <w:delText xml:space="preserve"> Please provide some description on what the WGfleet is exactly and how it </w:delText>
        </w:r>
        <w:commentRangeStart w:id="145"/>
        <w:r w:rsidRPr="006927D0" w:rsidDel="00354840">
          <w:rPr>
            <w:highlight w:val="cyan"/>
            <w:lang w:val="en-US"/>
            <w:rPrChange w:id="146" w:author="Maria Makri" w:date="2025-12-17T10:37:00Z" w16du:dateUtc="2025-12-17T09:37:00Z">
              <w:rPr>
                <w:highlight w:val="cyan"/>
              </w:rPr>
            </w:rPrChange>
          </w:rPr>
          <w:delText>is</w:delText>
        </w:r>
        <w:commentRangeEnd w:id="145"/>
        <w:r w:rsidR="00065173" w:rsidRPr="006927D0" w:rsidDel="00354840">
          <w:rPr>
            <w:rStyle w:val="CommentReference"/>
            <w:sz w:val="22"/>
            <w:szCs w:val="22"/>
            <w:highlight w:val="cyan"/>
            <w:lang w:val="en-US"/>
            <w:rPrChange w:id="147" w:author="Maria Makri" w:date="2025-12-17T10:37:00Z" w16du:dateUtc="2025-12-17T09:37:00Z">
              <w:rPr>
                <w:rStyle w:val="CommentReference"/>
                <w:sz w:val="22"/>
                <w:szCs w:val="22"/>
                <w:highlight w:val="cyan"/>
              </w:rPr>
            </w:rPrChange>
          </w:rPr>
          <w:commentReference w:id="145"/>
        </w:r>
        <w:r w:rsidRPr="006927D0" w:rsidDel="00354840">
          <w:rPr>
            <w:highlight w:val="cyan"/>
            <w:lang w:val="en-US"/>
            <w:rPrChange w:id="148" w:author="Maria Makri" w:date="2025-12-17T10:37:00Z" w16du:dateUtc="2025-12-17T09:37:00Z">
              <w:rPr>
                <w:highlight w:val="cyan"/>
              </w:rPr>
            </w:rPrChange>
          </w:rPr>
          <w:delText xml:space="preserve"> defined</w:delText>
        </w:r>
        <w:r w:rsidR="00ED33A2" w:rsidRPr="006927D0" w:rsidDel="00354840">
          <w:rPr>
            <w:lang w:val="en-US"/>
            <w:rPrChange w:id="149" w:author="Maria Makri" w:date="2025-12-17T10:37:00Z" w16du:dateUtc="2025-12-17T09:37:00Z">
              <w:rPr/>
            </w:rPrChange>
          </w:rPr>
          <w:delText xml:space="preserve"> (it is the fleet used by the specific working group that will analyse the data?)</w:delText>
        </w:r>
      </w:del>
    </w:p>
    <w:p w14:paraId="7EB572D9" w14:textId="77777777" w:rsidR="006927D0" w:rsidRPr="006927D0" w:rsidRDefault="006927D0" w:rsidP="006927D0">
      <w:pPr>
        <w:pStyle w:val="ListParagraph"/>
        <w:rPr>
          <w:ins w:id="150" w:author="Maria Makri" w:date="2025-12-17T10:38:00Z" w16du:dateUtc="2025-12-17T09:38:00Z"/>
          <w:lang w:val="en-US"/>
          <w:rPrChange w:id="151" w:author="Maria Makri" w:date="2025-12-17T10:37:00Z" w16du:dateUtc="2025-12-17T09:37:00Z">
            <w:rPr>
              <w:ins w:id="152" w:author="Maria Makri" w:date="2025-12-17T10:38:00Z" w16du:dateUtc="2025-12-17T09:38:00Z"/>
            </w:rPr>
          </w:rPrChange>
        </w:rPr>
      </w:pPr>
    </w:p>
    <w:p w14:paraId="4CC82173" w14:textId="50A39957" w:rsidR="00920287" w:rsidRDefault="004A5A86" w:rsidP="006927D0">
      <w:pPr>
        <w:pStyle w:val="ListParagraph"/>
        <w:rPr>
          <w:ins w:id="153" w:author="Maria Makri" w:date="2025-12-17T10:39:00Z" w16du:dateUtc="2025-12-17T09:39:00Z"/>
          <w:lang w:val="en-US"/>
        </w:rPr>
      </w:pPr>
      <w:r w:rsidRPr="00EB3EC4">
        <w:rPr>
          <w:lang w:val="en-US"/>
          <w:rPrChange w:id="154" w:author="Kirsten Birch Håkansson" w:date="2025-12-08T11:50:00Z" w16du:dateUtc="2025-12-08T10:50:00Z">
            <w:rPr/>
          </w:rPrChange>
        </w:rPr>
        <w:t xml:space="preserve">Notes: </w:t>
      </w:r>
      <w:r w:rsidR="002D1B60" w:rsidRPr="00EB3EC4">
        <w:rPr>
          <w:lang w:val="en-US"/>
          <w:rPrChange w:id="155" w:author="Kirsten Birch Håkansson" w:date="2025-12-08T11:50:00Z" w16du:dateUtc="2025-12-08T10:50:00Z">
            <w:rPr/>
          </w:rPrChange>
        </w:rPr>
        <w:t>This has already been discussed</w:t>
      </w:r>
      <w:r w:rsidR="00920287" w:rsidRPr="00EB3EC4">
        <w:rPr>
          <w:lang w:val="en-US"/>
          <w:rPrChange w:id="156" w:author="Kirsten Birch Håkansson" w:date="2025-12-08T11:50:00Z" w16du:dateUtc="2025-12-08T10:50:00Z">
            <w:rPr/>
          </w:rPrChange>
        </w:rPr>
        <w:t>,</w:t>
      </w:r>
      <w:r w:rsidR="002D1B60" w:rsidRPr="00EB3EC4">
        <w:rPr>
          <w:lang w:val="en-US"/>
          <w:rPrChange w:id="157" w:author="Kirsten Birch Håkansson" w:date="2025-12-08T11:50:00Z" w16du:dateUtc="2025-12-08T10:50:00Z">
            <w:rPr/>
          </w:rPrChange>
        </w:rPr>
        <w:t xml:space="preserve"> and we would prefer that </w:t>
      </w:r>
      <w:r w:rsidR="004D6D8F" w:rsidRPr="00EB3EC4">
        <w:rPr>
          <w:lang w:val="en-US"/>
          <w:rPrChange w:id="158" w:author="Kirsten Birch Håkansson" w:date="2025-12-08T11:50:00Z" w16du:dateUtc="2025-12-08T10:50:00Z">
            <w:rPr/>
          </w:rPrChange>
        </w:rPr>
        <w:t>this is reported</w:t>
      </w:r>
      <w:r w:rsidR="002D1B60" w:rsidRPr="00EB3EC4">
        <w:rPr>
          <w:lang w:val="en-US"/>
          <w:rPrChange w:id="159" w:author="Kirsten Birch Håkansson" w:date="2025-12-08T11:50:00Z" w16du:dateUtc="2025-12-08T10:50:00Z">
            <w:rPr/>
          </w:rPrChange>
        </w:rPr>
        <w:t xml:space="preserve"> as </w:t>
      </w:r>
      <w:r w:rsidR="002D1B60" w:rsidRPr="00EB3EC4">
        <w:rPr>
          <w:b/>
          <w:bCs/>
          <w:lang w:val="en-US"/>
          <w:rPrChange w:id="160" w:author="Kirsten Birch Håkansson" w:date="2025-12-08T11:50:00Z" w16du:dateUtc="2025-12-08T10:50:00Z">
            <w:rPr>
              <w:b/>
              <w:bCs/>
            </w:rPr>
          </w:rPrChange>
        </w:rPr>
        <w:t>MetierLevels (3,4,</w:t>
      </w:r>
      <w:r w:rsidR="00920287" w:rsidRPr="00EB3EC4">
        <w:rPr>
          <w:b/>
          <w:bCs/>
          <w:lang w:val="en-US"/>
          <w:rPrChange w:id="161" w:author="Kirsten Birch Håkansson" w:date="2025-12-08T11:50:00Z" w16du:dateUtc="2025-12-08T10:50:00Z">
            <w:rPr>
              <w:b/>
              <w:bCs/>
            </w:rPr>
          </w:rPrChange>
        </w:rPr>
        <w:t>5,6,7)</w:t>
      </w:r>
      <w:r w:rsidR="00920287" w:rsidRPr="00EB3EC4">
        <w:rPr>
          <w:lang w:val="en-US"/>
          <w:rPrChange w:id="162" w:author="Kirsten Birch Håkansson" w:date="2025-12-08T11:50:00Z" w16du:dateUtc="2025-12-08T10:50:00Z">
            <w:rPr/>
          </w:rPrChange>
        </w:rPr>
        <w:t xml:space="preserve">. Then, the rest should be a list of metiers separated by semicolon, as this is what is </w:t>
      </w:r>
      <w:r w:rsidR="0084617D" w:rsidRPr="00EB3EC4">
        <w:rPr>
          <w:lang w:val="en-US"/>
          <w:rPrChange w:id="163" w:author="Kirsten Birch Håkansson" w:date="2025-12-08T11:50:00Z" w16du:dateUtc="2025-12-08T10:50:00Z">
            <w:rPr/>
          </w:rPrChange>
        </w:rPr>
        <w:t>reported in</w:t>
      </w:r>
      <w:r w:rsidR="00920287" w:rsidRPr="00EB3EC4">
        <w:rPr>
          <w:lang w:val="en-US"/>
          <w:rPrChange w:id="164" w:author="Kirsten Birch Håkansson" w:date="2025-12-08T11:50:00Z" w16du:dateUtc="2025-12-08T10:50:00Z">
            <w:rPr/>
          </w:rPrChange>
        </w:rPr>
        <w:t xml:space="preserve"> RDBES.</w:t>
      </w:r>
      <w:r w:rsidR="004D6D8F" w:rsidRPr="00EB3EC4">
        <w:rPr>
          <w:lang w:val="en-US"/>
          <w:rPrChange w:id="165" w:author="Kirsten Birch Håkansson" w:date="2025-12-08T11:50:00Z" w16du:dateUtc="2025-12-08T10:50:00Z">
            <w:rPr/>
          </w:rPrChange>
        </w:rPr>
        <w:t xml:space="preserve"> Then the checks would depend on the semicolons. We discussed that this would be more cumbersome for the QC process and that the </w:t>
      </w:r>
      <w:r w:rsidR="00ED4382" w:rsidRPr="00EB3EC4">
        <w:rPr>
          <w:lang w:val="en-US"/>
          <w:rPrChange w:id="166" w:author="Kirsten Birch Håkansson" w:date="2025-12-08T11:50:00Z" w16du:dateUtc="2025-12-08T10:50:00Z">
            <w:rPr/>
          </w:rPrChange>
        </w:rPr>
        <w:t xml:space="preserve">WGs would need to have the specific fleets that they work with as an aggregation level in the data, so I will suggest this to RMG. </w:t>
      </w:r>
      <w:r w:rsidR="00014474" w:rsidRPr="00EB3EC4">
        <w:rPr>
          <w:lang w:val="en-US"/>
          <w:rPrChange w:id="167" w:author="Kirsten Birch Håkansson" w:date="2025-12-08T11:50:00Z" w16du:dateUtc="2025-12-08T10:50:00Z">
            <w:rPr/>
          </w:rPrChange>
        </w:rPr>
        <w:t xml:space="preserve">There is currently no </w:t>
      </w:r>
      <w:r w:rsidR="00B575D1" w:rsidRPr="00EB3EC4">
        <w:rPr>
          <w:lang w:val="en-US"/>
          <w:rPrChange w:id="168" w:author="Kirsten Birch Håkansson" w:date="2025-12-08T11:50:00Z" w16du:dateUtc="2025-12-08T10:50:00Z">
            <w:rPr/>
          </w:rPrChange>
        </w:rPr>
        <w:t xml:space="preserve">documentation where these WG-specific fleets are in detail. </w:t>
      </w:r>
    </w:p>
    <w:p w14:paraId="3179E8A0" w14:textId="77777777" w:rsidR="00D11840" w:rsidRDefault="00D11840" w:rsidP="006927D0">
      <w:pPr>
        <w:pStyle w:val="ListParagraph"/>
        <w:rPr>
          <w:ins w:id="169" w:author="Maria Makri" w:date="2025-12-17T10:39:00Z" w16du:dateUtc="2025-12-17T09:39:00Z"/>
          <w:lang w:val="en-US"/>
        </w:rPr>
      </w:pPr>
    </w:p>
    <w:p w14:paraId="025F5725" w14:textId="648835D1" w:rsidR="00D11840" w:rsidRPr="00EB3EC4" w:rsidRDefault="00D11840">
      <w:pPr>
        <w:pStyle w:val="ListParagraph"/>
        <w:rPr>
          <w:lang w:val="en-US"/>
          <w:rPrChange w:id="170" w:author="Kirsten Birch Håkansson" w:date="2025-12-08T11:50:00Z" w16du:dateUtc="2025-12-08T10:50:00Z">
            <w:rPr/>
          </w:rPrChange>
        </w:rPr>
        <w:pPrChange w:id="171" w:author="Maria Makri" w:date="2025-12-17T10:38:00Z" w16du:dateUtc="2025-12-17T09:38:00Z">
          <w:pPr/>
        </w:pPrChange>
      </w:pPr>
      <w:ins w:id="172" w:author="Maria Makri" w:date="2025-12-17T10:40:00Z" w16du:dateUtc="2025-12-17T09:40:00Z">
        <w:r>
          <w:rPr>
            <w:highlight w:val="yellow"/>
            <w:lang w:val="en-US"/>
          </w:rPr>
          <w:t xml:space="preserve">New </w:t>
        </w:r>
        <w:r w:rsidRPr="00D11840">
          <w:rPr>
            <w:highlight w:val="yellow"/>
            <w:lang w:val="en-US"/>
            <w:rPrChange w:id="173" w:author="Maria Makri" w:date="2025-12-17T10:40:00Z" w16du:dateUtc="2025-12-17T09:40:00Z">
              <w:rPr>
                <w:lang w:val="en-US"/>
              </w:rPr>
            </w:rPrChange>
          </w:rPr>
          <w:t>CodeType: FleetType</w:t>
        </w:r>
      </w:ins>
      <w:ins w:id="174" w:author="Maria Makri" w:date="2025-12-17T10:46:00Z" w16du:dateUtc="2025-12-17T09:46:00Z">
        <w:r w:rsidR="00E05E9E">
          <w:rPr>
            <w:lang w:val="en-US"/>
          </w:rPr>
          <w:t xml:space="preserve">  </w:t>
        </w:r>
        <w:r w:rsidR="00E05E9E" w:rsidRPr="00444C01">
          <w:rPr>
            <w:color w:val="000000" w:themeColor="text1"/>
            <w:lang w:val="en-US"/>
            <w:rPrChange w:id="175" w:author="Maria Makri" w:date="2025-12-18T17:09:00Z" w16du:dateUtc="2025-12-18T16:09:00Z">
              <w:rPr>
                <w:b/>
                <w:bCs/>
                <w:color w:val="EE0000"/>
                <w:lang w:val="en-US"/>
              </w:rPr>
            </w:rPrChange>
          </w:rPr>
          <w:t>This will be addressed together with the responses from the WGs on fleets</w:t>
        </w:r>
      </w:ins>
      <w:ins w:id="176" w:author="Maria Makri" w:date="2025-12-18T16:54:00Z" w16du:dateUtc="2025-12-18T15:54:00Z">
        <w:r w:rsidR="005B7765" w:rsidRPr="00444C01">
          <w:rPr>
            <w:color w:val="000000" w:themeColor="text1"/>
            <w:lang w:val="en-US"/>
            <w:rPrChange w:id="177" w:author="Maria Makri" w:date="2025-12-18T17:09:00Z" w16du:dateUtc="2025-12-18T16:09:00Z">
              <w:rPr>
                <w:b/>
                <w:bCs/>
                <w:color w:val="EE0000"/>
                <w:lang w:val="en-US"/>
              </w:rPr>
            </w:rPrChange>
          </w:rPr>
          <w:t>. If we can link all the WGfleets to some metier level or Fishing</w:t>
        </w:r>
      </w:ins>
      <w:ins w:id="178" w:author="Maria Makri" w:date="2025-12-18T16:55:00Z" w16du:dateUtc="2025-12-18T15:55:00Z">
        <w:r w:rsidR="005B7765" w:rsidRPr="00444C01">
          <w:rPr>
            <w:color w:val="000000" w:themeColor="text1"/>
            <w:lang w:val="en-US"/>
            <w:rPrChange w:id="179" w:author="Maria Makri" w:date="2025-12-18T17:09:00Z" w16du:dateUtc="2025-12-18T16:09:00Z">
              <w:rPr>
                <w:b/>
                <w:bCs/>
                <w:color w:val="EE0000"/>
                <w:lang w:val="en-US"/>
              </w:rPr>
            </w:rPrChange>
          </w:rPr>
          <w:t xml:space="preserve">Activity, we do not need that. </w:t>
        </w:r>
      </w:ins>
    </w:p>
    <w:p w14:paraId="1F26AA25" w14:textId="2D2FEE26" w:rsidR="00816ADF" w:rsidRPr="00EB3EC4" w:rsidRDefault="00816ADF" w:rsidP="00816ADF">
      <w:pPr>
        <w:pStyle w:val="ListParagraph"/>
        <w:rPr>
          <w:lang w:val="en-US"/>
          <w:rPrChange w:id="180" w:author="Kirsten Birch Håkansson" w:date="2025-12-08T11:50:00Z" w16du:dateUtc="2025-12-08T10:50:00Z">
            <w:rPr/>
          </w:rPrChange>
        </w:rPr>
      </w:pPr>
    </w:p>
    <w:tbl>
      <w:tblPr>
        <w:tblStyle w:val="TableGrid"/>
        <w:tblW w:w="0" w:type="auto"/>
        <w:tblInd w:w="-5" w:type="dxa"/>
        <w:tblLook w:val="04A0" w:firstRow="1" w:lastRow="0" w:firstColumn="1" w:lastColumn="0" w:noHBand="0" w:noVBand="1"/>
        <w:tblPrChange w:id="181" w:author="Maria Makri" w:date="2025-12-09T07:08:00Z" w16du:dateUtc="2025-12-09T06:08:00Z">
          <w:tblPr>
            <w:tblStyle w:val="TableGrid"/>
            <w:tblW w:w="0" w:type="auto"/>
            <w:tblInd w:w="720" w:type="dxa"/>
            <w:tblLook w:val="04A0" w:firstRow="1" w:lastRow="0" w:firstColumn="1" w:lastColumn="0" w:noHBand="0" w:noVBand="1"/>
          </w:tblPr>
        </w:tblPrChange>
      </w:tblPr>
      <w:tblGrid>
        <w:gridCol w:w="2410"/>
        <w:gridCol w:w="3884"/>
        <w:gridCol w:w="2920"/>
        <w:tblGridChange w:id="182">
          <w:tblGrid>
            <w:gridCol w:w="2175"/>
            <w:gridCol w:w="235"/>
            <w:gridCol w:w="2608"/>
            <w:gridCol w:w="1276"/>
            <w:gridCol w:w="1450"/>
            <w:gridCol w:w="1470"/>
            <w:gridCol w:w="1257"/>
          </w:tblGrid>
        </w:tblGridChange>
      </w:tblGrid>
      <w:tr w:rsidR="00B847CF" w14:paraId="10CB71AF" w14:textId="77777777" w:rsidTr="00FC061B">
        <w:trPr>
          <w:trPrChange w:id="183" w:author="Maria Makri" w:date="2025-12-09T07:08:00Z" w16du:dateUtc="2025-12-09T06:08:00Z">
            <w:trPr>
              <w:gridBefore w:val="1"/>
            </w:trPr>
          </w:trPrChange>
        </w:trPr>
        <w:tc>
          <w:tcPr>
            <w:tcW w:w="2410" w:type="dxa"/>
            <w:tcPrChange w:id="184" w:author="Maria Makri" w:date="2025-12-09T07:08:00Z" w16du:dateUtc="2025-12-09T06:08:00Z">
              <w:tcPr>
                <w:tcW w:w="2843" w:type="dxa"/>
                <w:gridSpan w:val="2"/>
              </w:tcPr>
            </w:tcPrChange>
          </w:tcPr>
          <w:p w14:paraId="155B0111" w14:textId="7ABF7684" w:rsidR="00B847CF" w:rsidRDefault="00B847CF" w:rsidP="00816ADF">
            <w:pPr>
              <w:pStyle w:val="ListParagraph"/>
              <w:ind w:left="0"/>
            </w:pPr>
            <w:r>
              <w:t>Code</w:t>
            </w:r>
          </w:p>
        </w:tc>
        <w:tc>
          <w:tcPr>
            <w:tcW w:w="3884" w:type="dxa"/>
            <w:tcPrChange w:id="185" w:author="Maria Makri" w:date="2025-12-09T07:08:00Z" w16du:dateUtc="2025-12-09T06:08:00Z">
              <w:tcPr>
                <w:tcW w:w="2726" w:type="dxa"/>
                <w:gridSpan w:val="2"/>
              </w:tcPr>
            </w:tcPrChange>
          </w:tcPr>
          <w:p w14:paraId="5F44B4DA" w14:textId="370C0CF5" w:rsidR="00B847CF" w:rsidRDefault="00B847CF" w:rsidP="00816ADF">
            <w:pPr>
              <w:pStyle w:val="ListParagraph"/>
              <w:ind w:left="0"/>
            </w:pPr>
            <w:r>
              <w:t>Description</w:t>
            </w:r>
          </w:p>
        </w:tc>
        <w:tc>
          <w:tcPr>
            <w:tcW w:w="2920" w:type="dxa"/>
            <w:tcPrChange w:id="186" w:author="Maria Makri" w:date="2025-12-09T07:08:00Z" w16du:dateUtc="2025-12-09T06:08:00Z">
              <w:tcPr>
                <w:tcW w:w="2727" w:type="dxa"/>
                <w:gridSpan w:val="2"/>
              </w:tcPr>
            </w:tcPrChange>
          </w:tcPr>
          <w:p w14:paraId="69DAFA91" w14:textId="74B45E50" w:rsidR="00B847CF" w:rsidRDefault="00B847CF" w:rsidP="00816ADF">
            <w:pPr>
              <w:pStyle w:val="ListParagraph"/>
              <w:ind w:left="0"/>
            </w:pPr>
            <w:r>
              <w:t>Long Description</w:t>
            </w:r>
          </w:p>
        </w:tc>
      </w:tr>
      <w:tr w:rsidR="00902859" w14:paraId="69FEB698" w14:textId="77777777" w:rsidTr="00FC061B">
        <w:trPr>
          <w:trPrChange w:id="187" w:author="Maria Makri" w:date="2025-12-09T07:08:00Z" w16du:dateUtc="2025-12-09T06:08:00Z">
            <w:trPr>
              <w:gridBefore w:val="1"/>
            </w:trPr>
          </w:trPrChange>
        </w:trPr>
        <w:tc>
          <w:tcPr>
            <w:tcW w:w="2410" w:type="dxa"/>
            <w:tcPrChange w:id="188" w:author="Maria Makri" w:date="2025-12-09T07:08:00Z" w16du:dateUtc="2025-12-09T06:08:00Z">
              <w:tcPr>
                <w:tcW w:w="2843" w:type="dxa"/>
                <w:gridSpan w:val="2"/>
              </w:tcPr>
            </w:tcPrChange>
          </w:tcPr>
          <w:p w14:paraId="547E47B3" w14:textId="5C380618" w:rsidR="00902859" w:rsidRPr="006927D0" w:rsidRDefault="00856A59" w:rsidP="00816ADF">
            <w:pPr>
              <w:pStyle w:val="ListParagraph"/>
              <w:ind w:left="0"/>
              <w:rPr>
                <w:rPrChange w:id="189" w:author="Maria Makri" w:date="2025-12-17T10:39:00Z" w16du:dateUtc="2025-12-17T09:39:00Z">
                  <w:rPr>
                    <w:highlight w:val="cyan"/>
                  </w:rPr>
                </w:rPrChange>
              </w:rPr>
            </w:pPr>
            <w:r w:rsidRPr="006927D0">
              <w:rPr>
                <w:rPrChange w:id="190" w:author="Maria Makri" w:date="2025-12-17T10:39:00Z" w16du:dateUtc="2025-12-17T09:39:00Z">
                  <w:rPr>
                    <w:highlight w:val="cyan"/>
                  </w:rPr>
                </w:rPrChange>
              </w:rPr>
              <w:t>WGfleet</w:t>
            </w:r>
          </w:p>
        </w:tc>
        <w:tc>
          <w:tcPr>
            <w:tcW w:w="3884" w:type="dxa"/>
            <w:tcPrChange w:id="191" w:author="Maria Makri" w:date="2025-12-09T07:08:00Z" w16du:dateUtc="2025-12-09T06:08:00Z">
              <w:tcPr>
                <w:tcW w:w="2726" w:type="dxa"/>
                <w:gridSpan w:val="2"/>
              </w:tcPr>
            </w:tcPrChange>
          </w:tcPr>
          <w:p w14:paraId="0B91721A" w14:textId="02B51957" w:rsidR="00902859" w:rsidRPr="006927D0" w:rsidRDefault="00B847CF" w:rsidP="00816ADF">
            <w:pPr>
              <w:pStyle w:val="ListParagraph"/>
              <w:ind w:left="0"/>
              <w:rPr>
                <w:rPrChange w:id="192" w:author="Maria Makri" w:date="2025-12-17T10:39:00Z" w16du:dateUtc="2025-12-17T09:39:00Z">
                  <w:rPr>
                    <w:highlight w:val="cyan"/>
                  </w:rPr>
                </w:rPrChange>
              </w:rPr>
            </w:pPr>
            <w:r w:rsidRPr="006927D0">
              <w:rPr>
                <w:rPrChange w:id="193" w:author="Maria Makri" w:date="2025-12-17T10:39:00Z" w16du:dateUtc="2025-12-17T09:39:00Z">
                  <w:rPr>
                    <w:highlight w:val="cyan"/>
                  </w:rPr>
                </w:rPrChange>
              </w:rPr>
              <w:t>Working group-</w:t>
            </w:r>
            <w:commentRangeStart w:id="194"/>
            <w:commentRangeStart w:id="195"/>
            <w:r w:rsidRPr="006927D0">
              <w:rPr>
                <w:rPrChange w:id="196" w:author="Maria Makri" w:date="2025-12-17T10:39:00Z" w16du:dateUtc="2025-12-17T09:39:00Z">
                  <w:rPr>
                    <w:highlight w:val="cyan"/>
                  </w:rPr>
                </w:rPrChange>
              </w:rPr>
              <w:t>specific</w:t>
            </w:r>
            <w:commentRangeEnd w:id="194"/>
            <w:r w:rsidR="004377AE" w:rsidRPr="006927D0">
              <w:rPr>
                <w:rStyle w:val="CommentReference"/>
                <w:sz w:val="22"/>
                <w:szCs w:val="22"/>
                <w:rPrChange w:id="197" w:author="Maria Makri" w:date="2025-12-17T10:39:00Z" w16du:dateUtc="2025-12-17T09:39:00Z">
                  <w:rPr>
                    <w:rStyle w:val="CommentReference"/>
                    <w:sz w:val="22"/>
                    <w:szCs w:val="22"/>
                    <w:highlight w:val="cyan"/>
                  </w:rPr>
                </w:rPrChange>
              </w:rPr>
              <w:commentReference w:id="194"/>
            </w:r>
            <w:commentRangeEnd w:id="195"/>
            <w:r w:rsidR="00CF6BD6" w:rsidRPr="006927D0">
              <w:rPr>
                <w:rStyle w:val="CommentReference"/>
                <w:sz w:val="22"/>
                <w:szCs w:val="22"/>
                <w:rPrChange w:id="198" w:author="Maria Makri" w:date="2025-12-17T10:39:00Z" w16du:dateUtc="2025-12-17T09:39:00Z">
                  <w:rPr>
                    <w:rStyle w:val="CommentReference"/>
                    <w:sz w:val="22"/>
                    <w:szCs w:val="22"/>
                    <w:highlight w:val="cyan"/>
                  </w:rPr>
                </w:rPrChange>
              </w:rPr>
              <w:commentReference w:id="195"/>
            </w:r>
            <w:r w:rsidRPr="006927D0">
              <w:rPr>
                <w:rPrChange w:id="199" w:author="Maria Makri" w:date="2025-12-17T10:39:00Z" w16du:dateUtc="2025-12-17T09:39:00Z">
                  <w:rPr>
                    <w:highlight w:val="cyan"/>
                  </w:rPr>
                </w:rPrChange>
              </w:rPr>
              <w:t xml:space="preserve"> fleet</w:t>
            </w:r>
            <w:r w:rsidR="0040407D" w:rsidRPr="006927D0">
              <w:rPr>
                <w:rPrChange w:id="200" w:author="Maria Makri" w:date="2025-12-17T10:39:00Z" w16du:dateUtc="2025-12-17T09:39:00Z">
                  <w:rPr>
                    <w:highlight w:val="cyan"/>
                  </w:rPr>
                </w:rPrChange>
              </w:rPr>
              <w:t xml:space="preserve"> </w:t>
            </w:r>
          </w:p>
        </w:tc>
        <w:tc>
          <w:tcPr>
            <w:tcW w:w="2920" w:type="dxa"/>
            <w:tcPrChange w:id="201" w:author="Maria Makri" w:date="2025-12-09T07:08:00Z" w16du:dateUtc="2025-12-09T06:08:00Z">
              <w:tcPr>
                <w:tcW w:w="2727" w:type="dxa"/>
                <w:gridSpan w:val="2"/>
              </w:tcPr>
            </w:tcPrChange>
          </w:tcPr>
          <w:p w14:paraId="65D2FB47" w14:textId="77777777" w:rsidR="00902859" w:rsidRDefault="00902859" w:rsidP="00816ADF">
            <w:pPr>
              <w:pStyle w:val="ListParagraph"/>
              <w:ind w:left="0"/>
            </w:pPr>
          </w:p>
        </w:tc>
      </w:tr>
      <w:tr w:rsidR="00902859" w14:paraId="5ADE4F60" w14:textId="77777777" w:rsidTr="00FC061B">
        <w:trPr>
          <w:trPrChange w:id="202" w:author="Maria Makri" w:date="2025-12-09T07:08:00Z" w16du:dateUtc="2025-12-09T06:08:00Z">
            <w:trPr>
              <w:gridBefore w:val="1"/>
            </w:trPr>
          </w:trPrChange>
        </w:trPr>
        <w:tc>
          <w:tcPr>
            <w:tcW w:w="2410" w:type="dxa"/>
            <w:tcPrChange w:id="203" w:author="Maria Makri" w:date="2025-12-09T07:08:00Z" w16du:dateUtc="2025-12-09T06:08:00Z">
              <w:tcPr>
                <w:tcW w:w="2843" w:type="dxa"/>
                <w:gridSpan w:val="2"/>
              </w:tcPr>
            </w:tcPrChange>
          </w:tcPr>
          <w:p w14:paraId="76B25577" w14:textId="3B7E27B0" w:rsidR="00902859" w:rsidRDefault="00856A59" w:rsidP="00816ADF">
            <w:pPr>
              <w:pStyle w:val="ListParagraph"/>
              <w:ind w:left="0"/>
            </w:pPr>
            <w:r>
              <w:t>Metier6</w:t>
            </w:r>
          </w:p>
        </w:tc>
        <w:tc>
          <w:tcPr>
            <w:tcW w:w="3884" w:type="dxa"/>
            <w:tcPrChange w:id="204" w:author="Maria Makri" w:date="2025-12-09T07:08:00Z" w16du:dateUtc="2025-12-09T06:08:00Z">
              <w:tcPr>
                <w:tcW w:w="2726" w:type="dxa"/>
                <w:gridSpan w:val="2"/>
              </w:tcPr>
            </w:tcPrChange>
          </w:tcPr>
          <w:p w14:paraId="3285B8C2" w14:textId="62804076" w:rsidR="00902859" w:rsidRDefault="006927D0" w:rsidP="00816ADF">
            <w:pPr>
              <w:pStyle w:val="ListParagraph"/>
              <w:ind w:left="0"/>
            </w:pPr>
            <w:ins w:id="205" w:author="Maria Makri" w:date="2025-12-17T10:39:00Z" w16du:dateUtc="2025-12-17T09:39:00Z">
              <w:r>
                <w:t xml:space="preserve">Metier level </w:t>
              </w:r>
              <w:r w:rsidR="00D11840">
                <w:t>6 fishing activity</w:t>
              </w:r>
            </w:ins>
          </w:p>
        </w:tc>
        <w:tc>
          <w:tcPr>
            <w:tcW w:w="2920" w:type="dxa"/>
            <w:tcPrChange w:id="206" w:author="Maria Makri" w:date="2025-12-09T07:08:00Z" w16du:dateUtc="2025-12-09T06:08:00Z">
              <w:tcPr>
                <w:tcW w:w="2727" w:type="dxa"/>
                <w:gridSpan w:val="2"/>
              </w:tcPr>
            </w:tcPrChange>
          </w:tcPr>
          <w:p w14:paraId="4F0DAE23" w14:textId="77777777" w:rsidR="00902859" w:rsidRDefault="00902859" w:rsidP="00816ADF">
            <w:pPr>
              <w:pStyle w:val="ListParagraph"/>
              <w:ind w:left="0"/>
            </w:pPr>
          </w:p>
        </w:tc>
      </w:tr>
      <w:tr w:rsidR="00902859" w14:paraId="16AB86A9" w14:textId="77777777" w:rsidTr="00FC061B">
        <w:trPr>
          <w:trPrChange w:id="207" w:author="Maria Makri" w:date="2025-12-09T07:08:00Z" w16du:dateUtc="2025-12-09T06:08:00Z">
            <w:trPr>
              <w:gridBefore w:val="1"/>
            </w:trPr>
          </w:trPrChange>
        </w:trPr>
        <w:tc>
          <w:tcPr>
            <w:tcW w:w="2410" w:type="dxa"/>
            <w:tcPrChange w:id="208" w:author="Maria Makri" w:date="2025-12-09T07:08:00Z" w16du:dateUtc="2025-12-09T06:08:00Z">
              <w:tcPr>
                <w:tcW w:w="2843" w:type="dxa"/>
                <w:gridSpan w:val="2"/>
              </w:tcPr>
            </w:tcPrChange>
          </w:tcPr>
          <w:p w14:paraId="4DC6B64E" w14:textId="5924308C" w:rsidR="00902859" w:rsidRDefault="00856A59" w:rsidP="00816ADF">
            <w:pPr>
              <w:pStyle w:val="ListParagraph"/>
              <w:ind w:left="0"/>
            </w:pPr>
            <w:r>
              <w:t>Metier5</w:t>
            </w:r>
          </w:p>
        </w:tc>
        <w:tc>
          <w:tcPr>
            <w:tcW w:w="3884" w:type="dxa"/>
            <w:tcPrChange w:id="209" w:author="Maria Makri" w:date="2025-12-09T07:08:00Z" w16du:dateUtc="2025-12-09T06:08:00Z">
              <w:tcPr>
                <w:tcW w:w="2726" w:type="dxa"/>
                <w:gridSpan w:val="2"/>
              </w:tcPr>
            </w:tcPrChange>
          </w:tcPr>
          <w:p w14:paraId="5B4CBFDA" w14:textId="0AFFEF27" w:rsidR="00902859" w:rsidRDefault="00D11840" w:rsidP="00816ADF">
            <w:pPr>
              <w:pStyle w:val="ListParagraph"/>
              <w:ind w:left="0"/>
            </w:pPr>
            <w:ins w:id="210" w:author="Maria Makri" w:date="2025-12-17T10:39:00Z" w16du:dateUtc="2025-12-17T09:39:00Z">
              <w:r>
                <w:t>Metier level 5 fishing activity</w:t>
              </w:r>
            </w:ins>
          </w:p>
        </w:tc>
        <w:tc>
          <w:tcPr>
            <w:tcW w:w="2920" w:type="dxa"/>
            <w:tcPrChange w:id="211" w:author="Maria Makri" w:date="2025-12-09T07:08:00Z" w16du:dateUtc="2025-12-09T06:08:00Z">
              <w:tcPr>
                <w:tcW w:w="2727" w:type="dxa"/>
                <w:gridSpan w:val="2"/>
              </w:tcPr>
            </w:tcPrChange>
          </w:tcPr>
          <w:p w14:paraId="2A68EF27" w14:textId="77777777" w:rsidR="00902859" w:rsidRDefault="00902859" w:rsidP="00816ADF">
            <w:pPr>
              <w:pStyle w:val="ListParagraph"/>
              <w:ind w:left="0"/>
            </w:pPr>
          </w:p>
        </w:tc>
      </w:tr>
      <w:tr w:rsidR="00C034BA" w14:paraId="4CAC2A69" w14:textId="77777777" w:rsidTr="00FC061B">
        <w:trPr>
          <w:trPrChange w:id="212" w:author="Maria Makri" w:date="2025-12-09T07:08:00Z" w16du:dateUtc="2025-12-09T06:08:00Z">
            <w:trPr>
              <w:gridBefore w:val="1"/>
            </w:trPr>
          </w:trPrChange>
        </w:trPr>
        <w:tc>
          <w:tcPr>
            <w:tcW w:w="2410" w:type="dxa"/>
            <w:tcPrChange w:id="213" w:author="Maria Makri" w:date="2025-12-09T07:08:00Z" w16du:dateUtc="2025-12-09T06:08:00Z">
              <w:tcPr>
                <w:tcW w:w="2843" w:type="dxa"/>
                <w:gridSpan w:val="2"/>
              </w:tcPr>
            </w:tcPrChange>
          </w:tcPr>
          <w:p w14:paraId="7CA8D43B" w14:textId="419340B9" w:rsidR="00C034BA" w:rsidRDefault="00C034BA" w:rsidP="00816ADF">
            <w:pPr>
              <w:pStyle w:val="ListParagraph"/>
              <w:ind w:left="0"/>
            </w:pPr>
            <w:r>
              <w:t>Metier4</w:t>
            </w:r>
          </w:p>
        </w:tc>
        <w:tc>
          <w:tcPr>
            <w:tcW w:w="3884" w:type="dxa"/>
            <w:tcPrChange w:id="214" w:author="Maria Makri" w:date="2025-12-09T07:08:00Z" w16du:dateUtc="2025-12-09T06:08:00Z">
              <w:tcPr>
                <w:tcW w:w="2726" w:type="dxa"/>
                <w:gridSpan w:val="2"/>
              </w:tcPr>
            </w:tcPrChange>
          </w:tcPr>
          <w:p w14:paraId="73E2E825" w14:textId="75DE8BEF" w:rsidR="00C034BA" w:rsidRDefault="00D11840" w:rsidP="00816ADF">
            <w:pPr>
              <w:pStyle w:val="ListParagraph"/>
              <w:ind w:left="0"/>
            </w:pPr>
            <w:ins w:id="215" w:author="Maria Makri" w:date="2025-12-17T10:39:00Z" w16du:dateUtc="2025-12-17T09:39:00Z">
              <w:r>
                <w:t>Metier level 4 fishing activity</w:t>
              </w:r>
            </w:ins>
          </w:p>
        </w:tc>
        <w:tc>
          <w:tcPr>
            <w:tcW w:w="2920" w:type="dxa"/>
            <w:tcPrChange w:id="216" w:author="Maria Makri" w:date="2025-12-09T07:08:00Z" w16du:dateUtc="2025-12-09T06:08:00Z">
              <w:tcPr>
                <w:tcW w:w="2727" w:type="dxa"/>
                <w:gridSpan w:val="2"/>
              </w:tcPr>
            </w:tcPrChange>
          </w:tcPr>
          <w:p w14:paraId="62F0D870" w14:textId="77777777" w:rsidR="00C034BA" w:rsidRDefault="00C034BA" w:rsidP="00816ADF">
            <w:pPr>
              <w:pStyle w:val="ListParagraph"/>
              <w:ind w:left="0"/>
            </w:pPr>
          </w:p>
        </w:tc>
      </w:tr>
    </w:tbl>
    <w:p w14:paraId="1AA88F41" w14:textId="77777777" w:rsidR="004A5A86" w:rsidRPr="005034A7" w:rsidRDefault="004A5A86" w:rsidP="005034A7">
      <w:pPr>
        <w:rPr>
          <w:b/>
          <w:bCs/>
        </w:rPr>
      </w:pPr>
    </w:p>
    <w:p w14:paraId="1BE19568" w14:textId="12056A8A" w:rsidR="005034A7" w:rsidRPr="00431D18" w:rsidDel="00431D18" w:rsidRDefault="004A5A86" w:rsidP="005B7765">
      <w:pPr>
        <w:numPr>
          <w:ilvl w:val="0"/>
          <w:numId w:val="1"/>
        </w:numPr>
        <w:rPr>
          <w:del w:id="217" w:author="Maria Makri" w:date="2025-12-18T16:54:00Z" w16du:dateUtc="2025-12-18T15:54:00Z"/>
          <w:b/>
          <w:bCs/>
          <w:highlight w:val="yellow"/>
          <w:lang w:val="en-US"/>
          <w:rPrChange w:id="218" w:author="Maria Makri" w:date="2025-12-18T17:14:00Z" w16du:dateUtc="2025-12-18T16:14:00Z">
            <w:rPr>
              <w:del w:id="219" w:author="Maria Makri" w:date="2025-12-18T16:54:00Z" w16du:dateUtc="2025-12-18T15:54:00Z"/>
              <w:b/>
              <w:bCs/>
              <w:color w:val="EE0000"/>
              <w:lang w:val="en-US"/>
            </w:rPr>
          </w:rPrChange>
        </w:rPr>
      </w:pPr>
      <w:r w:rsidRPr="00EB3EC4">
        <w:rPr>
          <w:b/>
          <w:bCs/>
          <w:highlight w:val="yellow"/>
          <w:lang w:val="en-US"/>
          <w:rPrChange w:id="220" w:author="Kirsten Birch Håkansson" w:date="2025-12-08T11:50:00Z" w16du:dateUtc="2025-12-08T10:50:00Z">
            <w:rPr>
              <w:b/>
              <w:bCs/>
              <w:highlight w:val="yellow"/>
            </w:rPr>
          </w:rPrChange>
        </w:rPr>
        <w:t xml:space="preserve">Action: ICES to add </w:t>
      </w:r>
      <w:r w:rsidR="00F20D95" w:rsidRPr="00EB3EC4">
        <w:rPr>
          <w:b/>
          <w:bCs/>
          <w:highlight w:val="yellow"/>
          <w:lang w:val="en-US"/>
          <w:rPrChange w:id="221" w:author="Kirsten Birch Håkansson" w:date="2025-12-08T11:50:00Z" w16du:dateUtc="2025-12-08T10:50:00Z">
            <w:rPr>
              <w:b/>
              <w:bCs/>
              <w:highlight w:val="yellow"/>
            </w:rPr>
          </w:rPrChange>
        </w:rPr>
        <w:t>codes in MUNIT:</w:t>
      </w:r>
      <w:ins w:id="222" w:author="Maria Makri" w:date="2025-12-18T16:54:00Z" w16du:dateUtc="2025-12-18T15:54:00Z">
        <w:r w:rsidR="005B7765">
          <w:rPr>
            <w:b/>
            <w:bCs/>
            <w:lang w:val="en-US"/>
          </w:rPr>
          <w:t xml:space="preserve"> </w:t>
        </w:r>
        <w:r w:rsidR="005B7765" w:rsidRPr="005B7765">
          <w:rPr>
            <w:b/>
            <w:bCs/>
            <w:color w:val="EE0000"/>
            <w:lang w:val="en-US"/>
            <w:rPrChange w:id="223" w:author="Maria Makri" w:date="2025-12-18T16:54:00Z" w16du:dateUtc="2025-12-18T15:54:00Z">
              <w:rPr>
                <w:b/>
                <w:bCs/>
                <w:highlight w:val="cyan"/>
                <w:lang w:val="en-US"/>
              </w:rPr>
            </w:rPrChange>
          </w:rPr>
          <w:t>Approved</w:t>
        </w:r>
      </w:ins>
      <w:ins w:id="224" w:author="Maria Makri" w:date="2025-12-18T17:13:00Z" w16du:dateUtc="2025-12-18T16:13:00Z">
        <w:r w:rsidR="00F82643">
          <w:rPr>
            <w:b/>
            <w:bCs/>
            <w:color w:val="EE0000"/>
            <w:lang w:val="en-US"/>
          </w:rPr>
          <w:t xml:space="preserve"> </w:t>
        </w:r>
      </w:ins>
      <w:ins w:id="225" w:author="Maria Makri" w:date="2025-12-18T17:14:00Z" w16du:dateUtc="2025-12-18T16:14:00Z">
        <w:r w:rsidR="00431D18">
          <w:rPr>
            <w:b/>
            <w:bCs/>
            <w:color w:val="EE0000"/>
            <w:lang w:val="en-US"/>
          </w:rPr>
          <w:fldChar w:fldCharType="begin"/>
        </w:r>
        <w:r w:rsidR="00431D18">
          <w:rPr>
            <w:b/>
            <w:bCs/>
            <w:color w:val="EE0000"/>
            <w:lang w:val="en-US"/>
          </w:rPr>
          <w:instrText>HYPERLINK "</w:instrText>
        </w:r>
        <w:r w:rsidR="00431D18" w:rsidRPr="00431D18">
          <w:rPr>
            <w:b/>
            <w:bCs/>
            <w:color w:val="EE0000"/>
            <w:lang w:val="en-US"/>
          </w:rPr>
          <w:instrText>https://github.com/ices-eg/DIG/issues/879</w:instrText>
        </w:r>
        <w:r w:rsidR="00431D18">
          <w:rPr>
            <w:b/>
            <w:bCs/>
            <w:color w:val="EE0000"/>
            <w:lang w:val="en-US"/>
          </w:rPr>
          <w:instrText>"</w:instrText>
        </w:r>
        <w:r w:rsidR="00431D18">
          <w:rPr>
            <w:b/>
            <w:bCs/>
            <w:color w:val="EE0000"/>
            <w:lang w:val="en-US"/>
          </w:rPr>
          <w:fldChar w:fldCharType="separate"/>
        </w:r>
        <w:r w:rsidR="00431D18" w:rsidRPr="000D6459">
          <w:rPr>
            <w:rStyle w:val="Hyperlink"/>
            <w:b/>
            <w:bCs/>
            <w:lang w:val="en-US"/>
          </w:rPr>
          <w:t>https://github.com/ices-eg/DIG/issues/879</w:t>
        </w:r>
        <w:r w:rsidR="00431D18">
          <w:rPr>
            <w:b/>
            <w:bCs/>
            <w:color w:val="EE0000"/>
            <w:lang w:val="en-US"/>
          </w:rPr>
          <w:fldChar w:fldCharType="end"/>
        </w:r>
      </w:ins>
    </w:p>
    <w:p w14:paraId="78FF0D91" w14:textId="77777777" w:rsidR="00431D18" w:rsidRPr="00EB3EC4" w:rsidRDefault="00431D18" w:rsidP="005034A7">
      <w:pPr>
        <w:numPr>
          <w:ilvl w:val="0"/>
          <w:numId w:val="1"/>
        </w:numPr>
        <w:rPr>
          <w:ins w:id="226" w:author="Maria Makri" w:date="2025-12-18T17:14:00Z" w16du:dateUtc="2025-12-18T16:14:00Z"/>
          <w:b/>
          <w:bCs/>
          <w:highlight w:val="yellow"/>
          <w:lang w:val="en-US"/>
          <w:rPrChange w:id="227" w:author="Kirsten Birch Håkansson" w:date="2025-12-08T11:50:00Z" w16du:dateUtc="2025-12-08T10:50:00Z">
            <w:rPr>
              <w:ins w:id="228" w:author="Maria Makri" w:date="2025-12-18T17:14:00Z" w16du:dateUtc="2025-12-18T16:14:00Z"/>
              <w:b/>
              <w:bCs/>
              <w:highlight w:val="yellow"/>
            </w:rPr>
          </w:rPrChange>
        </w:rPr>
      </w:pPr>
    </w:p>
    <w:p w14:paraId="2B29A453" w14:textId="75AB54D9" w:rsidR="006C46A4" w:rsidRPr="005B7765" w:rsidRDefault="006C46A4" w:rsidP="00431D18">
      <w:pPr>
        <w:ind w:left="720"/>
        <w:rPr>
          <w:b/>
          <w:bCs/>
          <w:lang w:val="en-US"/>
          <w:rPrChange w:id="229" w:author="Maria Makri" w:date="2025-12-18T16:54:00Z" w16du:dateUtc="2025-12-18T15:54:00Z">
            <w:rPr>
              <w:b/>
              <w:bCs/>
            </w:rPr>
          </w:rPrChange>
        </w:rPr>
      </w:pPr>
      <w:del w:id="230" w:author="Maria Makri" w:date="2025-12-18T16:54:00Z" w16du:dateUtc="2025-12-18T15:54:00Z">
        <w:r w:rsidRPr="005B7765" w:rsidDel="005B7765">
          <w:rPr>
            <w:b/>
            <w:bCs/>
            <w:highlight w:val="cyan"/>
            <w:lang w:val="en-US"/>
            <w:rPrChange w:id="231" w:author="Maria Makri" w:date="2025-12-18T16:54:00Z" w16du:dateUtc="2025-12-18T15:54:00Z">
              <w:rPr>
                <w:b/>
                <w:bCs/>
                <w:highlight w:val="cyan"/>
              </w:rPr>
            </w:rPrChange>
          </w:rPr>
          <w:delText>RCEF team: Please provide some descriptions for these, long desc</w:delText>
        </w:r>
        <w:r w:rsidR="00E97305" w:rsidRPr="005B7765" w:rsidDel="005B7765">
          <w:rPr>
            <w:b/>
            <w:bCs/>
            <w:highlight w:val="cyan"/>
            <w:lang w:val="en-US"/>
            <w:rPrChange w:id="232" w:author="Maria Makri" w:date="2025-12-18T16:54:00Z" w16du:dateUtc="2025-12-18T15:54:00Z">
              <w:rPr>
                <w:b/>
                <w:bCs/>
                <w:highlight w:val="cyan"/>
              </w:rPr>
            </w:rPrChange>
          </w:rPr>
          <w:delText>ription</w:delText>
        </w:r>
        <w:r w:rsidRPr="005B7765" w:rsidDel="005B7765">
          <w:rPr>
            <w:b/>
            <w:bCs/>
            <w:highlight w:val="cyan"/>
            <w:lang w:val="en-US"/>
            <w:rPrChange w:id="233" w:author="Maria Makri" w:date="2025-12-18T16:54:00Z" w16du:dateUtc="2025-12-18T15:54:00Z">
              <w:rPr>
                <w:b/>
                <w:bCs/>
                <w:highlight w:val="cyan"/>
              </w:rPr>
            </w:rPrChange>
          </w:rPr>
          <w:delText xml:space="preserve"> not needed.</w:delText>
        </w:r>
      </w:del>
    </w:p>
    <w:tbl>
      <w:tblPr>
        <w:tblStyle w:val="TableGrid"/>
        <w:tblW w:w="9497" w:type="dxa"/>
        <w:tblInd w:w="-147" w:type="dxa"/>
        <w:tblLayout w:type="fixed"/>
        <w:tblLook w:val="04A0" w:firstRow="1" w:lastRow="0" w:firstColumn="1" w:lastColumn="0" w:noHBand="0" w:noVBand="1"/>
        <w:tblPrChange w:id="234" w:author="Maria Makri" w:date="2025-12-17T10:48:00Z" w16du:dateUtc="2025-12-17T09:48:00Z">
          <w:tblPr>
            <w:tblStyle w:val="TableGrid"/>
            <w:tblW w:w="8206" w:type="dxa"/>
            <w:tblInd w:w="720" w:type="dxa"/>
            <w:tblLook w:val="04A0" w:firstRow="1" w:lastRow="0" w:firstColumn="1" w:lastColumn="0" w:noHBand="0" w:noVBand="1"/>
          </w:tblPr>
        </w:tblPrChange>
      </w:tblPr>
      <w:tblGrid>
        <w:gridCol w:w="2977"/>
        <w:gridCol w:w="3969"/>
        <w:gridCol w:w="1535"/>
        <w:gridCol w:w="1016"/>
        <w:tblGridChange w:id="235">
          <w:tblGrid>
            <w:gridCol w:w="2601"/>
            <w:gridCol w:w="376"/>
            <w:gridCol w:w="2590"/>
            <w:gridCol w:w="1379"/>
            <w:gridCol w:w="400"/>
            <w:gridCol w:w="1135"/>
            <w:gridCol w:w="405"/>
            <w:gridCol w:w="611"/>
            <w:gridCol w:w="1310"/>
          </w:tblGrid>
        </w:tblGridChange>
      </w:tblGrid>
      <w:tr w:rsidR="00592952" w14:paraId="13762FB1" w14:textId="14F16686" w:rsidTr="003A483B">
        <w:trPr>
          <w:trPrChange w:id="236" w:author="Maria Makri" w:date="2025-12-17T10:48:00Z" w16du:dateUtc="2025-12-17T09:48:00Z">
            <w:trPr>
              <w:gridBefore w:val="1"/>
            </w:trPr>
          </w:trPrChange>
        </w:trPr>
        <w:tc>
          <w:tcPr>
            <w:tcW w:w="2977" w:type="dxa"/>
            <w:tcPrChange w:id="237" w:author="Maria Makri" w:date="2025-12-17T10:48:00Z" w16du:dateUtc="2025-12-17T09:48:00Z">
              <w:tcPr>
                <w:tcW w:w="2267" w:type="dxa"/>
                <w:gridSpan w:val="2"/>
              </w:tcPr>
            </w:tcPrChange>
          </w:tcPr>
          <w:p w14:paraId="61DB1351" w14:textId="5908A4E3" w:rsidR="00592952" w:rsidRDefault="00592952" w:rsidP="00F20D95">
            <w:pPr>
              <w:rPr>
                <w:b/>
                <w:bCs/>
              </w:rPr>
            </w:pPr>
            <w:r>
              <w:rPr>
                <w:b/>
                <w:bCs/>
              </w:rPr>
              <w:t>Code</w:t>
            </w:r>
          </w:p>
        </w:tc>
        <w:tc>
          <w:tcPr>
            <w:tcW w:w="3969" w:type="dxa"/>
            <w:tcPrChange w:id="238" w:author="Maria Makri" w:date="2025-12-17T10:48:00Z" w16du:dateUtc="2025-12-17T09:48:00Z">
              <w:tcPr>
                <w:tcW w:w="1904" w:type="dxa"/>
                <w:gridSpan w:val="2"/>
              </w:tcPr>
            </w:tcPrChange>
          </w:tcPr>
          <w:p w14:paraId="2C810430" w14:textId="3D3B5397" w:rsidR="00592952" w:rsidRDefault="00592952" w:rsidP="00F20D95">
            <w:pPr>
              <w:rPr>
                <w:b/>
                <w:bCs/>
              </w:rPr>
            </w:pPr>
            <w:r>
              <w:rPr>
                <w:b/>
                <w:bCs/>
              </w:rPr>
              <w:t>Description</w:t>
            </w:r>
          </w:p>
        </w:tc>
        <w:tc>
          <w:tcPr>
            <w:tcW w:w="1535" w:type="dxa"/>
            <w:tcPrChange w:id="239" w:author="Maria Makri" w:date="2025-12-17T10:48:00Z" w16du:dateUtc="2025-12-17T09:48:00Z">
              <w:tcPr>
                <w:tcW w:w="1781" w:type="dxa"/>
                <w:gridSpan w:val="2"/>
              </w:tcPr>
            </w:tcPrChange>
          </w:tcPr>
          <w:p w14:paraId="56AC7AC5" w14:textId="080BDA8B" w:rsidR="00592952" w:rsidRDefault="00592952" w:rsidP="00F20D95">
            <w:pPr>
              <w:rPr>
                <w:b/>
                <w:bCs/>
              </w:rPr>
            </w:pPr>
            <w:r>
              <w:rPr>
                <w:b/>
                <w:bCs/>
              </w:rPr>
              <w:t>MUNIT code</w:t>
            </w:r>
          </w:p>
        </w:tc>
        <w:tc>
          <w:tcPr>
            <w:tcW w:w="1016" w:type="dxa"/>
            <w:tcPrChange w:id="240" w:author="Maria Makri" w:date="2025-12-17T10:48:00Z" w16du:dateUtc="2025-12-17T09:48:00Z">
              <w:tcPr>
                <w:tcW w:w="2254" w:type="dxa"/>
                <w:gridSpan w:val="2"/>
              </w:tcPr>
            </w:tcPrChange>
          </w:tcPr>
          <w:p w14:paraId="0BF6F255" w14:textId="00D63A1B" w:rsidR="00592952" w:rsidRDefault="00592952" w:rsidP="00F20D95">
            <w:pPr>
              <w:rPr>
                <w:b/>
                <w:bCs/>
              </w:rPr>
            </w:pPr>
            <w:r>
              <w:rPr>
                <w:b/>
                <w:bCs/>
              </w:rPr>
              <w:t>MUNIT desc</w:t>
            </w:r>
          </w:p>
        </w:tc>
      </w:tr>
      <w:tr w:rsidR="00592952" w:rsidRPr="00592952" w14:paraId="748AAEC2" w14:textId="245C76A0" w:rsidTr="003A483B">
        <w:trPr>
          <w:trPrChange w:id="241" w:author="Maria Makri" w:date="2025-12-17T10:48:00Z" w16du:dateUtc="2025-12-17T09:48:00Z">
            <w:trPr>
              <w:gridBefore w:val="1"/>
            </w:trPr>
          </w:trPrChange>
        </w:trPr>
        <w:tc>
          <w:tcPr>
            <w:tcW w:w="2977" w:type="dxa"/>
            <w:tcPrChange w:id="242" w:author="Maria Makri" w:date="2025-12-17T10:48:00Z" w16du:dateUtc="2025-12-17T09:48:00Z">
              <w:tcPr>
                <w:tcW w:w="2267" w:type="dxa"/>
                <w:gridSpan w:val="2"/>
              </w:tcPr>
            </w:tcPrChange>
          </w:tcPr>
          <w:p w14:paraId="7F7B00F9" w14:textId="700EF09D" w:rsidR="00592952" w:rsidRPr="00FC061B" w:rsidRDefault="00592952" w:rsidP="00F20D95">
            <w:pPr>
              <w:rPr>
                <w:rPrChange w:id="243" w:author="Maria Makri" w:date="2025-12-09T07:09:00Z" w16du:dateUtc="2025-12-09T06:09:00Z">
                  <w:rPr>
                    <w:highlight w:val="yellow"/>
                  </w:rPr>
                </w:rPrChange>
              </w:rPr>
            </w:pPr>
            <w:commentRangeStart w:id="244"/>
            <w:r w:rsidRPr="00FC061B">
              <w:rPr>
                <w:rPrChange w:id="245" w:author="Maria Makri" w:date="2025-12-09T07:09:00Z" w16du:dateUtc="2025-12-09T06:09:00Z">
                  <w:rPr>
                    <w:highlight w:val="yellow"/>
                  </w:rPr>
                </w:rPrChange>
              </w:rPr>
              <w:t>Pcs</w:t>
            </w:r>
            <w:commentRangeEnd w:id="244"/>
            <w:r w:rsidR="003A483B" w:rsidRPr="00FC061B">
              <w:rPr>
                <w:rStyle w:val="CommentReference"/>
                <w:sz w:val="22"/>
                <w:szCs w:val="22"/>
                <w:rPrChange w:id="246" w:author="Maria Makri" w:date="2025-12-09T07:09:00Z" w16du:dateUtc="2025-12-09T06:09:00Z">
                  <w:rPr>
                    <w:rStyle w:val="CommentReference"/>
                    <w:sz w:val="22"/>
                    <w:szCs w:val="22"/>
                    <w:highlight w:val="yellow"/>
                  </w:rPr>
                </w:rPrChange>
              </w:rPr>
              <w:commentReference w:id="244"/>
            </w:r>
          </w:p>
        </w:tc>
        <w:tc>
          <w:tcPr>
            <w:tcW w:w="3969" w:type="dxa"/>
            <w:tcPrChange w:id="247" w:author="Maria Makri" w:date="2025-12-17T10:48:00Z" w16du:dateUtc="2025-12-17T09:48:00Z">
              <w:tcPr>
                <w:tcW w:w="1904" w:type="dxa"/>
                <w:gridSpan w:val="2"/>
              </w:tcPr>
            </w:tcPrChange>
          </w:tcPr>
          <w:p w14:paraId="2CE14173" w14:textId="57FC1588" w:rsidR="00592952" w:rsidRPr="00FC061B" w:rsidRDefault="00592952" w:rsidP="00F20D95">
            <w:pPr>
              <w:rPr>
                <w:lang w:val="nl-BE"/>
                <w:rPrChange w:id="248" w:author="Maria Makri" w:date="2025-12-09T07:09:00Z" w16du:dateUtc="2025-12-09T06:09:00Z">
                  <w:rPr>
                    <w:highlight w:val="yellow"/>
                  </w:rPr>
                </w:rPrChange>
              </w:rPr>
            </w:pPr>
            <w:commentRangeStart w:id="249"/>
            <w:del w:id="250" w:author="Sofie Nimmegeers" w:date="2025-10-28T10:07:00Z" w16du:dateUtc="2025-10-28T09:07:00Z">
              <w:r w:rsidRPr="00FC061B" w:rsidDel="00B17035">
                <w:rPr>
                  <w:rPrChange w:id="251" w:author="Maria Makri" w:date="2025-12-09T07:09:00Z" w16du:dateUtc="2025-12-09T06:09:00Z">
                    <w:rPr>
                      <w:highlight w:val="yellow"/>
                    </w:rPr>
                  </w:rPrChange>
                </w:rPr>
                <w:delText>Pieces</w:delText>
              </w:r>
              <w:commentRangeEnd w:id="249"/>
              <w:r w:rsidR="003A483B" w:rsidRPr="00FC061B" w:rsidDel="00B17035">
                <w:rPr>
                  <w:rStyle w:val="CommentReference"/>
                  <w:sz w:val="22"/>
                  <w:szCs w:val="22"/>
                  <w:lang w:val="nl-BE"/>
                  <w:rPrChange w:id="252" w:author="Maria Makri" w:date="2025-12-09T07:09:00Z" w16du:dateUtc="2025-12-09T06:09:00Z">
                    <w:rPr>
                      <w:rStyle w:val="CommentReference"/>
                      <w:sz w:val="22"/>
                      <w:szCs w:val="22"/>
                      <w:highlight w:val="yellow"/>
                      <w:lang w:val="nl-BE"/>
                    </w:rPr>
                  </w:rPrChange>
                </w:rPr>
                <w:commentReference w:id="249"/>
              </w:r>
            </w:del>
            <w:ins w:id="253" w:author="Sofie Nimmegeers" w:date="2025-10-28T10:07:00Z" w16du:dateUtc="2025-10-28T09:07:00Z">
              <w:r w:rsidR="00B17035" w:rsidRPr="00FC061B">
                <w:rPr>
                  <w:lang w:val="nl-BE"/>
                  <w:rPrChange w:id="254" w:author="Maria Makri" w:date="2025-12-09T07:09:00Z" w16du:dateUtc="2025-12-09T06:09:00Z">
                    <w:rPr>
                      <w:highlight w:val="yellow"/>
                      <w:lang w:val="nl-BE"/>
                    </w:rPr>
                  </w:rPrChange>
                </w:rPr>
                <w:t xml:space="preserve"> </w:t>
              </w:r>
            </w:ins>
            <w:ins w:id="255" w:author="Sofie Nimmegeers" w:date="2025-10-28T11:40:00Z" w16du:dateUtc="2025-10-28T10:40:00Z">
              <w:r w:rsidR="000E0BCA" w:rsidRPr="00FC061B">
                <w:rPr>
                  <w:lang w:val="nl-BE"/>
                  <w:rPrChange w:id="256" w:author="Maria Makri" w:date="2025-12-09T07:09:00Z" w16du:dateUtc="2025-12-09T06:09:00Z">
                    <w:rPr>
                      <w:highlight w:val="yellow"/>
                      <w:lang w:val="nl-BE"/>
                    </w:rPr>
                  </w:rPrChange>
                </w:rPr>
                <w:t>Number of i</w:t>
              </w:r>
            </w:ins>
            <w:ins w:id="257" w:author="Sofie Nimmegeers" w:date="2025-10-28T10:07:00Z" w16du:dateUtc="2025-10-28T09:07:00Z">
              <w:r w:rsidR="00B17035" w:rsidRPr="00FC061B">
                <w:rPr>
                  <w:lang w:val="nl-BE"/>
                  <w:rPrChange w:id="258" w:author="Maria Makri" w:date="2025-12-09T07:09:00Z" w16du:dateUtc="2025-12-09T06:09:00Z">
                    <w:rPr>
                      <w:highlight w:val="yellow"/>
                      <w:lang w:val="nl-BE"/>
                    </w:rPr>
                  </w:rPrChange>
                </w:rPr>
                <w:t>ndividuals</w:t>
              </w:r>
            </w:ins>
          </w:p>
        </w:tc>
        <w:tc>
          <w:tcPr>
            <w:tcW w:w="1535" w:type="dxa"/>
            <w:tcPrChange w:id="259" w:author="Maria Makri" w:date="2025-12-17T10:48:00Z" w16du:dateUtc="2025-12-17T09:48:00Z">
              <w:tcPr>
                <w:tcW w:w="1781" w:type="dxa"/>
                <w:gridSpan w:val="2"/>
              </w:tcPr>
            </w:tcPrChange>
          </w:tcPr>
          <w:p w14:paraId="6EC2524C" w14:textId="69BDC322" w:rsidR="00592952" w:rsidRPr="00BA42A1" w:rsidRDefault="00BA42A1" w:rsidP="00F20D95">
            <w:pPr>
              <w:rPr>
                <w:lang w:val="nl-BE"/>
                <w:rPrChange w:id="260" w:author="Sofie Nimmegeers" w:date="2025-10-28T11:55:00Z" w16du:dateUtc="2025-10-28T10:55:00Z">
                  <w:rPr/>
                </w:rPrChange>
              </w:rPr>
            </w:pPr>
            <w:ins w:id="261" w:author="Sofie Nimmegeers" w:date="2025-10-28T11:55:00Z" w16du:dateUtc="2025-10-28T10:55:00Z">
              <w:r>
                <w:rPr>
                  <w:lang w:val="nl-BE"/>
                </w:rPr>
                <w:t>N</w:t>
              </w:r>
            </w:ins>
          </w:p>
        </w:tc>
        <w:tc>
          <w:tcPr>
            <w:tcW w:w="1016" w:type="dxa"/>
            <w:tcPrChange w:id="262" w:author="Maria Makri" w:date="2025-12-17T10:48:00Z" w16du:dateUtc="2025-12-17T09:48:00Z">
              <w:tcPr>
                <w:tcW w:w="2254" w:type="dxa"/>
                <w:gridSpan w:val="2"/>
              </w:tcPr>
            </w:tcPrChange>
          </w:tcPr>
          <w:p w14:paraId="0A3F901A" w14:textId="57382460" w:rsidR="00592952" w:rsidRPr="00592952" w:rsidRDefault="00592952" w:rsidP="00F20D95"/>
        </w:tc>
      </w:tr>
      <w:tr w:rsidR="00592952" w:rsidRPr="00592952" w14:paraId="07FC434A" w14:textId="3C4C11C6" w:rsidTr="003A483B">
        <w:trPr>
          <w:trPrChange w:id="263" w:author="Maria Makri" w:date="2025-12-17T10:48:00Z" w16du:dateUtc="2025-12-17T09:48:00Z">
            <w:trPr>
              <w:gridBefore w:val="1"/>
            </w:trPr>
          </w:trPrChange>
        </w:trPr>
        <w:tc>
          <w:tcPr>
            <w:tcW w:w="2977" w:type="dxa"/>
            <w:tcPrChange w:id="264" w:author="Maria Makri" w:date="2025-12-17T10:48:00Z" w16du:dateUtc="2025-12-17T09:48:00Z">
              <w:tcPr>
                <w:tcW w:w="2267" w:type="dxa"/>
                <w:gridSpan w:val="2"/>
              </w:tcPr>
            </w:tcPrChange>
          </w:tcPr>
          <w:p w14:paraId="075F3DBE" w14:textId="750A6F35" w:rsidR="00592952" w:rsidRPr="00FC061B" w:rsidRDefault="00592952" w:rsidP="00F20D95">
            <w:pPr>
              <w:rPr>
                <w:rPrChange w:id="265" w:author="Maria Makri" w:date="2025-12-09T07:09:00Z" w16du:dateUtc="2025-12-09T06:09:00Z">
                  <w:rPr>
                    <w:highlight w:val="yellow"/>
                  </w:rPr>
                </w:rPrChange>
              </w:rPr>
            </w:pPr>
            <w:commentRangeStart w:id="266"/>
            <w:r w:rsidRPr="00FC061B">
              <w:rPr>
                <w:rPrChange w:id="267" w:author="Maria Makri" w:date="2025-12-09T07:09:00Z" w16du:dateUtc="2025-12-09T06:09:00Z">
                  <w:rPr>
                    <w:highlight w:val="yellow"/>
                  </w:rPr>
                </w:rPrChange>
              </w:rPr>
              <w:t>1000_pcs</w:t>
            </w:r>
            <w:commentRangeEnd w:id="266"/>
            <w:r w:rsidR="003A483B" w:rsidRPr="00FC061B">
              <w:rPr>
                <w:rStyle w:val="CommentReference"/>
                <w:sz w:val="22"/>
                <w:szCs w:val="22"/>
                <w:rPrChange w:id="268" w:author="Maria Makri" w:date="2025-12-09T07:09:00Z" w16du:dateUtc="2025-12-09T06:09:00Z">
                  <w:rPr>
                    <w:rStyle w:val="CommentReference"/>
                    <w:sz w:val="22"/>
                    <w:szCs w:val="22"/>
                    <w:highlight w:val="yellow"/>
                  </w:rPr>
                </w:rPrChange>
              </w:rPr>
              <w:commentReference w:id="266"/>
            </w:r>
          </w:p>
        </w:tc>
        <w:tc>
          <w:tcPr>
            <w:tcW w:w="3969" w:type="dxa"/>
            <w:tcPrChange w:id="269" w:author="Maria Makri" w:date="2025-12-17T10:48:00Z" w16du:dateUtc="2025-12-17T09:48:00Z">
              <w:tcPr>
                <w:tcW w:w="1904" w:type="dxa"/>
                <w:gridSpan w:val="2"/>
              </w:tcPr>
            </w:tcPrChange>
          </w:tcPr>
          <w:p w14:paraId="6BD05FD6" w14:textId="4B14DDB2" w:rsidR="00592952" w:rsidRPr="00FC061B" w:rsidRDefault="00592952" w:rsidP="00F20D95">
            <w:pPr>
              <w:rPr>
                <w:lang w:val="en-US"/>
                <w:rPrChange w:id="270" w:author="Maria Makri" w:date="2025-12-09T07:09:00Z" w16du:dateUtc="2025-12-09T06:09:00Z">
                  <w:rPr>
                    <w:highlight w:val="yellow"/>
                  </w:rPr>
                </w:rPrChange>
              </w:rPr>
            </w:pPr>
            <w:r w:rsidRPr="00FC061B">
              <w:rPr>
                <w:lang w:val="en-US"/>
                <w:rPrChange w:id="271" w:author="Maria Makri" w:date="2025-12-09T07:09:00Z" w16du:dateUtc="2025-12-09T06:09:00Z">
                  <w:rPr>
                    <w:highlight w:val="yellow"/>
                  </w:rPr>
                </w:rPrChange>
              </w:rPr>
              <w:t xml:space="preserve">Thousands of </w:t>
            </w:r>
            <w:del w:id="272" w:author="Sofie Nimmegeers" w:date="2025-10-28T10:07:00Z" w16du:dateUtc="2025-10-28T09:07:00Z">
              <w:r w:rsidRPr="00FC061B" w:rsidDel="00B17035">
                <w:rPr>
                  <w:lang w:val="en-US"/>
                  <w:rPrChange w:id="273" w:author="Maria Makri" w:date="2025-12-09T07:09:00Z" w16du:dateUtc="2025-12-09T06:09:00Z">
                    <w:rPr>
                      <w:highlight w:val="yellow"/>
                    </w:rPr>
                  </w:rPrChange>
                </w:rPr>
                <w:delText>pieces</w:delText>
              </w:r>
            </w:del>
            <w:ins w:id="274" w:author="Sofie Nimmegeers" w:date="2025-10-28T10:07:00Z" w16du:dateUtc="2025-10-28T09:07:00Z">
              <w:r w:rsidR="00B17035" w:rsidRPr="00FC061B">
                <w:rPr>
                  <w:lang w:val="en-US"/>
                  <w:rPrChange w:id="275" w:author="Maria Makri" w:date="2025-12-09T07:09:00Z" w16du:dateUtc="2025-12-09T06:09:00Z">
                    <w:rPr>
                      <w:highlight w:val="yellow"/>
                      <w:lang w:val="nl-BE"/>
                    </w:rPr>
                  </w:rPrChange>
                </w:rPr>
                <w:t xml:space="preserve"> </w:t>
              </w:r>
            </w:ins>
            <w:ins w:id="276" w:author="Sofie Nimmegeers" w:date="2025-10-28T11:42:00Z">
              <w:r w:rsidR="0076796F" w:rsidRPr="00FC061B">
                <w:rPr>
                  <w:lang w:val="en-US"/>
                  <w:rPrChange w:id="277" w:author="Maria Makri" w:date="2025-12-09T07:09:00Z" w16du:dateUtc="2025-12-09T06:09:00Z">
                    <w:rPr>
                      <w:highlight w:val="yellow"/>
                    </w:rPr>
                  </w:rPrChange>
                </w:rPr>
                <w:t>Number of individuals in thousands (x1000)</w:t>
              </w:r>
            </w:ins>
          </w:p>
        </w:tc>
        <w:tc>
          <w:tcPr>
            <w:tcW w:w="1535" w:type="dxa"/>
            <w:tcPrChange w:id="278" w:author="Maria Makri" w:date="2025-12-17T10:48:00Z" w16du:dateUtc="2025-12-17T09:48:00Z">
              <w:tcPr>
                <w:tcW w:w="1781" w:type="dxa"/>
                <w:gridSpan w:val="2"/>
              </w:tcPr>
            </w:tcPrChange>
          </w:tcPr>
          <w:p w14:paraId="76C456AE" w14:textId="2E09F03C" w:rsidR="00592952" w:rsidRPr="00BA42A1" w:rsidRDefault="00BA42A1" w:rsidP="00F20D95">
            <w:pPr>
              <w:rPr>
                <w:lang w:val="nl-BE"/>
                <w:rPrChange w:id="279" w:author="Sofie Nimmegeers" w:date="2025-10-28T11:55:00Z" w16du:dateUtc="2025-10-28T10:55:00Z">
                  <w:rPr/>
                </w:rPrChange>
              </w:rPr>
            </w:pPr>
            <w:ins w:id="280" w:author="Sofie Nimmegeers" w:date="2025-10-28T11:55:00Z" w16du:dateUtc="2025-10-28T10:55:00Z">
              <w:r>
                <w:rPr>
                  <w:lang w:val="nl-BE"/>
                </w:rPr>
                <w:t>NE3</w:t>
              </w:r>
            </w:ins>
          </w:p>
        </w:tc>
        <w:tc>
          <w:tcPr>
            <w:tcW w:w="1016" w:type="dxa"/>
            <w:tcPrChange w:id="281" w:author="Maria Makri" w:date="2025-12-17T10:48:00Z" w16du:dateUtc="2025-12-17T09:48:00Z">
              <w:tcPr>
                <w:tcW w:w="2254" w:type="dxa"/>
                <w:gridSpan w:val="2"/>
              </w:tcPr>
            </w:tcPrChange>
          </w:tcPr>
          <w:p w14:paraId="4D52B790" w14:textId="77777777" w:rsidR="00592952" w:rsidRPr="00592952" w:rsidRDefault="00592952" w:rsidP="00F20D95"/>
        </w:tc>
      </w:tr>
      <w:tr w:rsidR="00592952" w:rsidRPr="00592952" w14:paraId="3D55D702" w14:textId="5BE7AE80" w:rsidTr="003A483B">
        <w:trPr>
          <w:trPrChange w:id="282" w:author="Maria Makri" w:date="2025-12-17T10:48:00Z" w16du:dateUtc="2025-12-17T09:48:00Z">
            <w:trPr>
              <w:gridBefore w:val="1"/>
            </w:trPr>
          </w:trPrChange>
        </w:trPr>
        <w:tc>
          <w:tcPr>
            <w:tcW w:w="2977" w:type="dxa"/>
            <w:tcPrChange w:id="283" w:author="Maria Makri" w:date="2025-12-17T10:48:00Z" w16du:dateUtc="2025-12-17T09:48:00Z">
              <w:tcPr>
                <w:tcW w:w="2267" w:type="dxa"/>
                <w:gridSpan w:val="2"/>
              </w:tcPr>
            </w:tcPrChange>
          </w:tcPr>
          <w:p w14:paraId="73AE2314" w14:textId="66134751" w:rsidR="00592952" w:rsidRPr="00592952" w:rsidRDefault="00592952" w:rsidP="00F20D95">
            <w:r w:rsidRPr="00592952">
              <w:t>DaysAtSea</w:t>
            </w:r>
          </w:p>
        </w:tc>
        <w:tc>
          <w:tcPr>
            <w:tcW w:w="3969" w:type="dxa"/>
            <w:tcPrChange w:id="284" w:author="Maria Makri" w:date="2025-12-17T10:48:00Z" w16du:dateUtc="2025-12-17T09:48:00Z">
              <w:tcPr>
                <w:tcW w:w="1904" w:type="dxa"/>
                <w:gridSpan w:val="2"/>
              </w:tcPr>
            </w:tcPrChange>
          </w:tcPr>
          <w:p w14:paraId="7A84B51E" w14:textId="7C06D7EA" w:rsidR="00592952" w:rsidRPr="00592952" w:rsidRDefault="00592952" w:rsidP="00F20D95">
            <w:r w:rsidRPr="00592952">
              <w:t>Days at sea</w:t>
            </w:r>
          </w:p>
        </w:tc>
        <w:tc>
          <w:tcPr>
            <w:tcW w:w="1535" w:type="dxa"/>
            <w:tcPrChange w:id="285" w:author="Maria Makri" w:date="2025-12-17T10:48:00Z" w16du:dateUtc="2025-12-17T09:48:00Z">
              <w:tcPr>
                <w:tcW w:w="1781" w:type="dxa"/>
                <w:gridSpan w:val="2"/>
              </w:tcPr>
            </w:tcPrChange>
          </w:tcPr>
          <w:p w14:paraId="21CA6741" w14:textId="3503D42B" w:rsidR="00592952" w:rsidRPr="00592952" w:rsidRDefault="00592952" w:rsidP="00F20D95">
            <w:r w:rsidRPr="00592952">
              <w:t>das</w:t>
            </w:r>
          </w:p>
        </w:tc>
        <w:tc>
          <w:tcPr>
            <w:tcW w:w="1016" w:type="dxa"/>
            <w:tcPrChange w:id="286" w:author="Maria Makri" w:date="2025-12-17T10:48:00Z" w16du:dateUtc="2025-12-17T09:48:00Z">
              <w:tcPr>
                <w:tcW w:w="2254" w:type="dxa"/>
                <w:gridSpan w:val="2"/>
              </w:tcPr>
            </w:tcPrChange>
          </w:tcPr>
          <w:p w14:paraId="621E3C04" w14:textId="3ABCDEBC" w:rsidR="00592952" w:rsidRPr="00592952" w:rsidRDefault="00592952" w:rsidP="00F20D95">
            <w:r w:rsidRPr="00592952">
              <w:t>Days at sea</w:t>
            </w:r>
          </w:p>
        </w:tc>
      </w:tr>
      <w:tr w:rsidR="00592952" w:rsidRPr="00592952" w14:paraId="0AF3F177" w14:textId="70EFB503" w:rsidTr="003A483B">
        <w:trPr>
          <w:trPrChange w:id="287" w:author="Maria Makri" w:date="2025-12-17T10:48:00Z" w16du:dateUtc="2025-12-17T09:48:00Z">
            <w:trPr>
              <w:gridBefore w:val="1"/>
            </w:trPr>
          </w:trPrChange>
        </w:trPr>
        <w:tc>
          <w:tcPr>
            <w:tcW w:w="2977" w:type="dxa"/>
            <w:tcPrChange w:id="288" w:author="Maria Makri" w:date="2025-12-17T10:48:00Z" w16du:dateUtc="2025-12-17T09:48:00Z">
              <w:tcPr>
                <w:tcW w:w="2267" w:type="dxa"/>
                <w:gridSpan w:val="2"/>
              </w:tcPr>
            </w:tcPrChange>
          </w:tcPr>
          <w:p w14:paraId="2126320F" w14:textId="0005FCA2" w:rsidR="00592952" w:rsidRPr="00592952" w:rsidRDefault="00592952" w:rsidP="00F20D95">
            <w:r w:rsidRPr="00592952">
              <w:t>kWDaysAtSea</w:t>
            </w:r>
          </w:p>
        </w:tc>
        <w:tc>
          <w:tcPr>
            <w:tcW w:w="3969" w:type="dxa"/>
            <w:tcPrChange w:id="289" w:author="Maria Makri" w:date="2025-12-17T10:48:00Z" w16du:dateUtc="2025-12-17T09:48:00Z">
              <w:tcPr>
                <w:tcW w:w="1904" w:type="dxa"/>
                <w:gridSpan w:val="2"/>
              </w:tcPr>
            </w:tcPrChange>
          </w:tcPr>
          <w:p w14:paraId="515B241E" w14:textId="77777777" w:rsidR="00592952" w:rsidRPr="00592952" w:rsidRDefault="00592952" w:rsidP="00F20D95"/>
        </w:tc>
        <w:tc>
          <w:tcPr>
            <w:tcW w:w="1535" w:type="dxa"/>
            <w:tcPrChange w:id="290" w:author="Maria Makri" w:date="2025-12-17T10:48:00Z" w16du:dateUtc="2025-12-17T09:48:00Z">
              <w:tcPr>
                <w:tcW w:w="1781" w:type="dxa"/>
                <w:gridSpan w:val="2"/>
              </w:tcPr>
            </w:tcPrChange>
          </w:tcPr>
          <w:p w14:paraId="19FFE747" w14:textId="07530735" w:rsidR="00592952" w:rsidRPr="00592952" w:rsidRDefault="00592952" w:rsidP="00F20D95">
            <w:r w:rsidRPr="00592952">
              <w:t>kWd</w:t>
            </w:r>
          </w:p>
        </w:tc>
        <w:tc>
          <w:tcPr>
            <w:tcW w:w="1016" w:type="dxa"/>
            <w:tcPrChange w:id="291" w:author="Maria Makri" w:date="2025-12-17T10:48:00Z" w16du:dateUtc="2025-12-17T09:48:00Z">
              <w:tcPr>
                <w:tcW w:w="2254" w:type="dxa"/>
                <w:gridSpan w:val="2"/>
              </w:tcPr>
            </w:tcPrChange>
          </w:tcPr>
          <w:p w14:paraId="3700204A" w14:textId="65278AF3" w:rsidR="00592952" w:rsidRPr="00592952" w:rsidRDefault="00592952" w:rsidP="00F20D95">
            <w:r w:rsidRPr="00592952">
              <w:t>KiloWatt days</w:t>
            </w:r>
          </w:p>
        </w:tc>
      </w:tr>
      <w:tr w:rsidR="00592952" w:rsidRPr="00592952" w14:paraId="30227A5E" w14:textId="3F4232ED" w:rsidTr="003A483B">
        <w:trPr>
          <w:trPrChange w:id="292" w:author="Maria Makri" w:date="2025-12-17T10:48:00Z" w16du:dateUtc="2025-12-17T09:48:00Z">
            <w:trPr>
              <w:gridBefore w:val="1"/>
            </w:trPr>
          </w:trPrChange>
        </w:trPr>
        <w:tc>
          <w:tcPr>
            <w:tcW w:w="2977" w:type="dxa"/>
            <w:tcPrChange w:id="293" w:author="Maria Makri" w:date="2025-12-17T10:48:00Z" w16du:dateUtc="2025-12-17T09:48:00Z">
              <w:tcPr>
                <w:tcW w:w="2267" w:type="dxa"/>
                <w:gridSpan w:val="2"/>
              </w:tcPr>
            </w:tcPrChange>
          </w:tcPr>
          <w:p w14:paraId="4B8307B2" w14:textId="73F33745" w:rsidR="00592952" w:rsidRPr="00592952" w:rsidRDefault="00592952" w:rsidP="00F20D95">
            <w:r w:rsidRPr="00592952">
              <w:t>FishingDays</w:t>
            </w:r>
          </w:p>
        </w:tc>
        <w:tc>
          <w:tcPr>
            <w:tcW w:w="3969" w:type="dxa"/>
            <w:tcPrChange w:id="294" w:author="Maria Makri" w:date="2025-12-17T10:48:00Z" w16du:dateUtc="2025-12-17T09:48:00Z">
              <w:tcPr>
                <w:tcW w:w="1904" w:type="dxa"/>
                <w:gridSpan w:val="2"/>
              </w:tcPr>
            </w:tcPrChange>
          </w:tcPr>
          <w:p w14:paraId="7CCB0A9B" w14:textId="77777777" w:rsidR="00592952" w:rsidRPr="00592952" w:rsidRDefault="00592952" w:rsidP="00F20D95"/>
        </w:tc>
        <w:tc>
          <w:tcPr>
            <w:tcW w:w="1535" w:type="dxa"/>
            <w:tcPrChange w:id="295" w:author="Maria Makri" w:date="2025-12-17T10:48:00Z" w16du:dateUtc="2025-12-17T09:48:00Z">
              <w:tcPr>
                <w:tcW w:w="1781" w:type="dxa"/>
                <w:gridSpan w:val="2"/>
              </w:tcPr>
            </w:tcPrChange>
          </w:tcPr>
          <w:p w14:paraId="647DFF34" w14:textId="68C08616" w:rsidR="00592952" w:rsidRPr="00592952" w:rsidRDefault="002B68A0" w:rsidP="00F20D95">
            <w:r>
              <w:t>fd</w:t>
            </w:r>
          </w:p>
        </w:tc>
        <w:tc>
          <w:tcPr>
            <w:tcW w:w="1016" w:type="dxa"/>
            <w:tcPrChange w:id="296" w:author="Maria Makri" w:date="2025-12-17T10:48:00Z" w16du:dateUtc="2025-12-17T09:48:00Z">
              <w:tcPr>
                <w:tcW w:w="2254" w:type="dxa"/>
                <w:gridSpan w:val="2"/>
              </w:tcPr>
            </w:tcPrChange>
          </w:tcPr>
          <w:p w14:paraId="69A88D67" w14:textId="53AF1593" w:rsidR="00592952" w:rsidRPr="00592952" w:rsidRDefault="002B68A0" w:rsidP="00F20D95">
            <w:r>
              <w:t>Fishing days</w:t>
            </w:r>
          </w:p>
        </w:tc>
      </w:tr>
      <w:tr w:rsidR="00592952" w:rsidRPr="00592952" w14:paraId="0FB22E60" w14:textId="4C3E4217" w:rsidTr="003A483B">
        <w:trPr>
          <w:trPrChange w:id="297" w:author="Maria Makri" w:date="2025-12-17T10:48:00Z" w16du:dateUtc="2025-12-17T09:48:00Z">
            <w:trPr>
              <w:gridBefore w:val="1"/>
            </w:trPr>
          </w:trPrChange>
        </w:trPr>
        <w:tc>
          <w:tcPr>
            <w:tcW w:w="2977" w:type="dxa"/>
            <w:tcPrChange w:id="298" w:author="Maria Makri" w:date="2025-12-17T10:48:00Z" w16du:dateUtc="2025-12-17T09:48:00Z">
              <w:tcPr>
                <w:tcW w:w="2267" w:type="dxa"/>
                <w:gridSpan w:val="2"/>
              </w:tcPr>
            </w:tcPrChange>
          </w:tcPr>
          <w:p w14:paraId="35BD4835" w14:textId="4306C56F" w:rsidR="00592952" w:rsidRPr="00592952" w:rsidRDefault="00592952" w:rsidP="00F20D95">
            <w:r w:rsidRPr="00592952">
              <w:t>NoVessels</w:t>
            </w:r>
          </w:p>
        </w:tc>
        <w:tc>
          <w:tcPr>
            <w:tcW w:w="3969" w:type="dxa"/>
            <w:tcPrChange w:id="299" w:author="Maria Makri" w:date="2025-12-17T10:48:00Z" w16du:dateUtc="2025-12-17T09:48:00Z">
              <w:tcPr>
                <w:tcW w:w="1904" w:type="dxa"/>
                <w:gridSpan w:val="2"/>
              </w:tcPr>
            </w:tcPrChange>
          </w:tcPr>
          <w:p w14:paraId="3987EDD9" w14:textId="77777777" w:rsidR="00592952" w:rsidRPr="00592952" w:rsidRDefault="00592952" w:rsidP="00F20D95"/>
        </w:tc>
        <w:tc>
          <w:tcPr>
            <w:tcW w:w="1535" w:type="dxa"/>
            <w:tcPrChange w:id="300" w:author="Maria Makri" w:date="2025-12-17T10:48:00Z" w16du:dateUtc="2025-12-17T09:48:00Z">
              <w:tcPr>
                <w:tcW w:w="1781" w:type="dxa"/>
                <w:gridSpan w:val="2"/>
              </w:tcPr>
            </w:tcPrChange>
          </w:tcPr>
          <w:p w14:paraId="52B3ABC4" w14:textId="3DD3F298" w:rsidR="00592952" w:rsidRPr="00592952" w:rsidRDefault="002A6318" w:rsidP="00F20D95">
            <w:r>
              <w:t>NoV</w:t>
            </w:r>
          </w:p>
        </w:tc>
        <w:tc>
          <w:tcPr>
            <w:tcW w:w="1016" w:type="dxa"/>
            <w:tcPrChange w:id="301" w:author="Maria Makri" w:date="2025-12-17T10:48:00Z" w16du:dateUtc="2025-12-17T09:48:00Z">
              <w:tcPr>
                <w:tcW w:w="2254" w:type="dxa"/>
                <w:gridSpan w:val="2"/>
              </w:tcPr>
            </w:tcPrChange>
          </w:tcPr>
          <w:p w14:paraId="0B7A5A94" w14:textId="7D998315" w:rsidR="00592952" w:rsidRPr="00592952" w:rsidRDefault="002A6318" w:rsidP="00F20D95">
            <w:r>
              <w:t>Number of vessels</w:t>
            </w:r>
          </w:p>
        </w:tc>
      </w:tr>
      <w:tr w:rsidR="00ED0A6B" w:rsidRPr="00592952" w14:paraId="24673E34" w14:textId="4AB2E1CE" w:rsidTr="003A483B">
        <w:trPr>
          <w:trPrChange w:id="302" w:author="Maria Makri" w:date="2025-12-17T10:48:00Z" w16du:dateUtc="2025-12-17T09:48:00Z">
            <w:trPr>
              <w:gridBefore w:val="1"/>
            </w:trPr>
          </w:trPrChange>
        </w:trPr>
        <w:tc>
          <w:tcPr>
            <w:tcW w:w="2977" w:type="dxa"/>
            <w:tcPrChange w:id="303" w:author="Maria Makri" w:date="2025-12-17T10:48:00Z" w16du:dateUtc="2025-12-17T09:48:00Z">
              <w:tcPr>
                <w:tcW w:w="2267" w:type="dxa"/>
                <w:gridSpan w:val="2"/>
              </w:tcPr>
            </w:tcPrChange>
          </w:tcPr>
          <w:p w14:paraId="71E9B75C" w14:textId="18B29E93" w:rsidR="00ED0A6B" w:rsidRPr="00592952" w:rsidRDefault="003A483B" w:rsidP="00F20D95">
            <w:commentRangeStart w:id="304"/>
            <w:commentRangeEnd w:id="304"/>
            <w:ins w:id="305" w:author="Maria Makri" w:date="2025-12-08T14:41:00Z" w16du:dateUtc="2025-12-08T13:41:00Z">
              <w:r w:rsidRPr="00592952">
                <w:rPr>
                  <w:rStyle w:val="CommentReference"/>
                  <w:sz w:val="22"/>
                  <w:szCs w:val="22"/>
                </w:rPr>
                <w:commentReference w:id="304"/>
              </w:r>
              <w:r w:rsidR="00ED0A6B" w:rsidRPr="00592952">
                <w:t>FishingHours</w:t>
              </w:r>
            </w:ins>
            <w:commentRangeStart w:id="306"/>
            <w:del w:id="307" w:author="Maria Makri" w:date="2025-12-08T14:41:00Z" w16du:dateUtc="2025-12-08T13:41:00Z">
              <w:r w:rsidR="00ED0A6B" w:rsidRPr="002A6318" w:rsidDel="007602BE">
                <w:rPr>
                  <w:highlight w:val="cyan"/>
                </w:rPr>
                <w:delText>NoDominantTrips</w:delText>
              </w:r>
            </w:del>
          </w:p>
        </w:tc>
        <w:tc>
          <w:tcPr>
            <w:tcW w:w="3969" w:type="dxa"/>
            <w:tcPrChange w:id="308" w:author="Maria Makri" w:date="2025-12-17T10:48:00Z" w16du:dateUtc="2025-12-17T09:48:00Z">
              <w:tcPr>
                <w:tcW w:w="1904" w:type="dxa"/>
                <w:gridSpan w:val="2"/>
              </w:tcPr>
            </w:tcPrChange>
          </w:tcPr>
          <w:p w14:paraId="2E2C4633" w14:textId="01D48A5B" w:rsidR="00ED0A6B" w:rsidRPr="00592952" w:rsidRDefault="00ED0A6B" w:rsidP="00F20D95"/>
        </w:tc>
        <w:tc>
          <w:tcPr>
            <w:tcW w:w="1535" w:type="dxa"/>
            <w:tcPrChange w:id="309" w:author="Maria Makri" w:date="2025-12-17T10:48:00Z" w16du:dateUtc="2025-12-17T09:48:00Z">
              <w:tcPr>
                <w:tcW w:w="1781" w:type="dxa"/>
                <w:gridSpan w:val="2"/>
              </w:tcPr>
            </w:tcPrChange>
          </w:tcPr>
          <w:p w14:paraId="49FA4FD5" w14:textId="44014143" w:rsidR="00ED0A6B" w:rsidRPr="00592952" w:rsidRDefault="00ED0A6B" w:rsidP="00F20D95">
            <w:ins w:id="310" w:author="Maria Makri" w:date="2025-12-08T14:41:00Z" w16du:dateUtc="2025-12-08T13:41:00Z">
              <w:r>
                <w:t>hf</w:t>
              </w:r>
            </w:ins>
          </w:p>
        </w:tc>
        <w:tc>
          <w:tcPr>
            <w:tcW w:w="1016" w:type="dxa"/>
            <w:tcPrChange w:id="311" w:author="Maria Makri" w:date="2025-12-17T10:48:00Z" w16du:dateUtc="2025-12-17T09:48:00Z">
              <w:tcPr>
                <w:tcW w:w="2254" w:type="dxa"/>
                <w:gridSpan w:val="2"/>
              </w:tcPr>
            </w:tcPrChange>
          </w:tcPr>
          <w:p w14:paraId="4B8D6FC1" w14:textId="7F3189A4" w:rsidR="00ED0A6B" w:rsidRPr="00592952" w:rsidRDefault="00ED0A6B" w:rsidP="00F20D95">
            <w:ins w:id="312" w:author="Maria Makri" w:date="2025-12-08T14:41:00Z" w16du:dateUtc="2025-12-08T13:41:00Z">
              <w:r>
                <w:t>Hours fished</w:t>
              </w:r>
            </w:ins>
          </w:p>
        </w:tc>
      </w:tr>
      <w:commentRangeEnd w:id="306"/>
      <w:tr w:rsidR="00ED0A6B" w:rsidRPr="00592952" w14:paraId="6C541F84" w14:textId="68E9EFF5" w:rsidTr="003A483B">
        <w:trPr>
          <w:trPrChange w:id="313" w:author="Maria Makri" w:date="2025-12-17T10:48:00Z" w16du:dateUtc="2025-12-17T09:48:00Z">
            <w:trPr>
              <w:gridBefore w:val="1"/>
            </w:trPr>
          </w:trPrChange>
        </w:trPr>
        <w:tc>
          <w:tcPr>
            <w:tcW w:w="2977" w:type="dxa"/>
            <w:tcPrChange w:id="314" w:author="Maria Makri" w:date="2025-12-17T10:48:00Z" w16du:dateUtc="2025-12-17T09:48:00Z">
              <w:tcPr>
                <w:tcW w:w="2267" w:type="dxa"/>
                <w:gridSpan w:val="2"/>
              </w:tcPr>
            </w:tcPrChange>
          </w:tcPr>
          <w:p w14:paraId="27CA2723" w14:textId="14ACF849" w:rsidR="00ED0A6B" w:rsidRPr="001A3A04" w:rsidRDefault="003A483B" w:rsidP="00F20D95">
            <w:del w:id="315" w:author="Maria Makri" w:date="2025-12-08T14:41:00Z" w16du:dateUtc="2025-12-08T13:41:00Z">
              <w:r w:rsidRPr="001A3A04" w:rsidDel="007602BE">
                <w:rPr>
                  <w:rStyle w:val="CommentReference"/>
                  <w:sz w:val="22"/>
                  <w:szCs w:val="22"/>
                  <w:rPrChange w:id="316" w:author="Maria Makri" w:date="2025-12-17T10:33:00Z" w16du:dateUtc="2025-12-17T09:33:00Z">
                    <w:rPr>
                      <w:rStyle w:val="CommentReference"/>
                      <w:sz w:val="22"/>
                      <w:szCs w:val="22"/>
                      <w:highlight w:val="yellow"/>
                    </w:rPr>
                  </w:rPrChange>
                </w:rPr>
                <w:commentReference w:id="306"/>
              </w:r>
            </w:del>
            <w:ins w:id="317" w:author="Maria Makri" w:date="2025-12-08T14:41:00Z" w16du:dateUtc="2025-12-08T13:41:00Z">
              <w:r w:rsidR="00ED0A6B" w:rsidRPr="001A3A04">
                <w:rPr>
                  <w:rPrChange w:id="318" w:author="Maria Makri" w:date="2025-12-17T10:33:00Z" w16du:dateUtc="2025-12-17T09:33:00Z">
                    <w:rPr>
                      <w:highlight w:val="yellow"/>
                    </w:rPr>
                  </w:rPrChange>
                </w:rPr>
                <w:t>No</w:t>
              </w:r>
              <w:r w:rsidR="00ED0A6B" w:rsidRPr="001A3A04">
                <w:rPr>
                  <w:lang w:val="nl-BE"/>
                  <w:rPrChange w:id="319" w:author="Maria Makri" w:date="2025-12-17T10:33:00Z" w16du:dateUtc="2025-12-17T09:33:00Z">
                    <w:rPr>
                      <w:highlight w:val="yellow"/>
                      <w:lang w:val="nl-BE"/>
                    </w:rPr>
                  </w:rPrChange>
                </w:rPr>
                <w:t>Fishingevents</w:t>
              </w:r>
              <w:r w:rsidR="00ED0A6B" w:rsidRPr="001A3A04" w:rsidDel="00192A72">
                <w:rPr>
                  <w:rPrChange w:id="320" w:author="Maria Makri" w:date="2025-12-17T10:33:00Z" w16du:dateUtc="2025-12-17T09:33:00Z">
                    <w:rPr>
                      <w:highlight w:val="yellow"/>
                    </w:rPr>
                  </w:rPrChange>
                </w:rPr>
                <w:t>HaulsorSets</w:t>
              </w:r>
            </w:ins>
            <w:del w:id="321" w:author="Maria Makri" w:date="2025-12-08T14:41:00Z" w16du:dateUtc="2025-12-08T13:41:00Z">
              <w:r w:rsidR="00ED0A6B" w:rsidRPr="001A3A04" w:rsidDel="007602BE">
                <w:delText>FishingHours</w:delText>
              </w:r>
            </w:del>
          </w:p>
        </w:tc>
        <w:tc>
          <w:tcPr>
            <w:tcW w:w="3969" w:type="dxa"/>
            <w:tcPrChange w:id="322" w:author="Maria Makri" w:date="2025-12-17T10:48:00Z" w16du:dateUtc="2025-12-17T09:48:00Z">
              <w:tcPr>
                <w:tcW w:w="1904" w:type="dxa"/>
                <w:gridSpan w:val="2"/>
              </w:tcPr>
            </w:tcPrChange>
          </w:tcPr>
          <w:p w14:paraId="114C1FD1" w14:textId="4ABDC1D7" w:rsidR="00ED0A6B" w:rsidRPr="00592952" w:rsidRDefault="00ED0A6B" w:rsidP="00F20D95">
            <w:ins w:id="323" w:author="Maria Makri" w:date="2025-12-08T14:41:00Z" w16du:dateUtc="2025-12-08T13:41:00Z">
              <w:r w:rsidRPr="00EB3EC4">
                <w:rPr>
                  <w:lang w:val="en-US"/>
                  <w:rPrChange w:id="324" w:author="Kirsten Birch Håkansson" w:date="2025-12-08T11:50:00Z" w16du:dateUtc="2025-12-08T10:50:00Z">
                    <w:rPr/>
                  </w:rPrChange>
                </w:rPr>
                <w:t xml:space="preserve">Number of </w:t>
              </w:r>
              <w:r w:rsidRPr="00EB3EC4" w:rsidDel="00D93F18">
                <w:rPr>
                  <w:lang w:val="en-US"/>
                  <w:rPrChange w:id="325" w:author="Kirsten Birch Håkansson" w:date="2025-12-08T11:50:00Z" w16du:dateUtc="2025-12-08T10:50:00Z">
                    <w:rPr/>
                  </w:rPrChange>
                </w:rPr>
                <w:t>hauls or sets</w:t>
              </w:r>
              <w:r w:rsidRPr="00D93F18">
                <w:rPr>
                  <w:lang w:val="en-US"/>
                  <w:rPrChange w:id="326" w:author="Sofie Nimmegeers" w:date="2025-10-28T11:50:00Z" w16du:dateUtc="2025-10-28T10:50:00Z">
                    <w:rPr>
                      <w:lang w:val="nl-BE"/>
                    </w:rPr>
                  </w:rPrChange>
                </w:rPr>
                <w:t>fishing events (s</w:t>
              </w:r>
              <w:r>
                <w:rPr>
                  <w:lang w:val="en-US"/>
                </w:rPr>
                <w:t>ets/hauls)</w:t>
              </w:r>
            </w:ins>
          </w:p>
        </w:tc>
        <w:tc>
          <w:tcPr>
            <w:tcW w:w="1535" w:type="dxa"/>
            <w:tcPrChange w:id="327" w:author="Maria Makri" w:date="2025-12-17T10:48:00Z" w16du:dateUtc="2025-12-17T09:48:00Z">
              <w:tcPr>
                <w:tcW w:w="1781" w:type="dxa"/>
                <w:gridSpan w:val="2"/>
              </w:tcPr>
            </w:tcPrChange>
          </w:tcPr>
          <w:p w14:paraId="7C5493FE" w14:textId="704DAE8F" w:rsidR="00ED0A6B" w:rsidRPr="00592952" w:rsidRDefault="00ED0A6B" w:rsidP="00F20D95">
            <w:ins w:id="328" w:author="Maria Makri" w:date="2025-12-08T14:41:00Z" w16du:dateUtc="2025-12-08T13:41:00Z">
              <w:r>
                <w:rPr>
                  <w:lang w:val="nl-BE"/>
                </w:rPr>
                <w:t>fe</w:t>
              </w:r>
            </w:ins>
            <w:del w:id="329" w:author="Maria Makri" w:date="2025-12-08T14:41:00Z" w16du:dateUtc="2025-12-08T13:41:00Z">
              <w:r w:rsidDel="007602BE">
                <w:delText>hf</w:delText>
              </w:r>
            </w:del>
          </w:p>
        </w:tc>
        <w:tc>
          <w:tcPr>
            <w:tcW w:w="1016" w:type="dxa"/>
            <w:tcPrChange w:id="330" w:author="Maria Makri" w:date="2025-12-17T10:48:00Z" w16du:dateUtc="2025-12-17T09:48:00Z">
              <w:tcPr>
                <w:tcW w:w="2254" w:type="dxa"/>
                <w:gridSpan w:val="2"/>
              </w:tcPr>
            </w:tcPrChange>
          </w:tcPr>
          <w:p w14:paraId="71A785C8" w14:textId="6F2E8F78" w:rsidR="00ED0A6B" w:rsidRPr="00592952" w:rsidRDefault="00ED0A6B" w:rsidP="00F20D95">
            <w:del w:id="331" w:author="Maria Makri" w:date="2025-12-08T14:41:00Z" w16du:dateUtc="2025-12-08T13:41:00Z">
              <w:r w:rsidDel="007602BE">
                <w:delText>Hours fished</w:delText>
              </w:r>
            </w:del>
          </w:p>
        </w:tc>
      </w:tr>
      <w:tr w:rsidR="00ED0A6B" w:rsidRPr="00592952" w14:paraId="2C8E4133" w14:textId="1587BA8C" w:rsidTr="003A483B">
        <w:trPr>
          <w:trPrChange w:id="332" w:author="Maria Makri" w:date="2025-12-17T10:48:00Z" w16du:dateUtc="2025-12-17T09:48:00Z">
            <w:trPr>
              <w:gridBefore w:val="1"/>
            </w:trPr>
          </w:trPrChange>
        </w:trPr>
        <w:tc>
          <w:tcPr>
            <w:tcW w:w="2977" w:type="dxa"/>
            <w:tcPrChange w:id="333" w:author="Maria Makri" w:date="2025-12-17T10:48:00Z" w16du:dateUtc="2025-12-17T09:48:00Z">
              <w:tcPr>
                <w:tcW w:w="2267" w:type="dxa"/>
                <w:gridSpan w:val="2"/>
              </w:tcPr>
            </w:tcPrChange>
          </w:tcPr>
          <w:p w14:paraId="724A0CA7" w14:textId="35FE8BCA" w:rsidR="00ED0A6B" w:rsidRPr="00192A72" w:rsidRDefault="00ED0A6B" w:rsidP="00F20D95">
            <w:pPr>
              <w:rPr>
                <w:highlight w:val="yellow"/>
                <w:lang w:val="nl-BE"/>
                <w:rPrChange w:id="334" w:author="Sofie Nimmegeers" w:date="2025-10-28T11:51:00Z" w16du:dateUtc="2025-10-28T10:51:00Z">
                  <w:rPr>
                    <w:highlight w:val="yellow"/>
                  </w:rPr>
                </w:rPrChange>
              </w:rPr>
            </w:pPr>
            <w:ins w:id="335" w:author="Maria Makri" w:date="2025-12-08T14:41:00Z" w16du:dateUtc="2025-12-08T13:41:00Z">
              <w:r w:rsidRPr="000F3CC0">
                <w:rPr>
                  <w:highlight w:val="yellow"/>
                </w:rPr>
                <w:t>VesselKgperHour</w:t>
              </w:r>
            </w:ins>
            <w:del w:id="336" w:author="Maria Makri" w:date="2025-12-08T14:41:00Z" w16du:dateUtc="2025-12-08T13:41:00Z">
              <w:r w:rsidRPr="000F3CC0" w:rsidDel="007602BE">
                <w:rPr>
                  <w:highlight w:val="yellow"/>
                </w:rPr>
                <w:delText>No</w:delText>
              </w:r>
            </w:del>
            <w:ins w:id="337" w:author="Sofie Nimmegeers" w:date="2025-10-28T11:51:00Z" w16du:dateUtc="2025-10-28T10:51:00Z">
              <w:del w:id="338" w:author="Maria Makri" w:date="2025-12-08T14:41:00Z" w16du:dateUtc="2025-12-08T13:41:00Z">
                <w:r w:rsidDel="007602BE">
                  <w:rPr>
                    <w:highlight w:val="yellow"/>
                    <w:lang w:val="nl-BE"/>
                  </w:rPr>
                  <w:delText>Fishingevents</w:delText>
                </w:r>
              </w:del>
            </w:ins>
            <w:del w:id="339" w:author="Maria Makri" w:date="2025-12-08T14:41:00Z" w16du:dateUtc="2025-12-08T13:41:00Z">
              <w:r w:rsidRPr="000F3CC0" w:rsidDel="007602BE">
                <w:rPr>
                  <w:highlight w:val="yellow"/>
                </w:rPr>
                <w:delText>HaulsorSets</w:delText>
              </w:r>
            </w:del>
          </w:p>
        </w:tc>
        <w:tc>
          <w:tcPr>
            <w:tcW w:w="3969" w:type="dxa"/>
            <w:tcPrChange w:id="340" w:author="Maria Makri" w:date="2025-12-17T10:48:00Z" w16du:dateUtc="2025-12-17T09:48:00Z">
              <w:tcPr>
                <w:tcW w:w="1904" w:type="dxa"/>
                <w:gridSpan w:val="2"/>
              </w:tcPr>
            </w:tcPrChange>
          </w:tcPr>
          <w:p w14:paraId="1DD44CB2" w14:textId="5BF49CD2" w:rsidR="00ED0A6B" w:rsidRPr="00D93F18" w:rsidRDefault="00D11840" w:rsidP="00F20D95">
            <w:pPr>
              <w:rPr>
                <w:lang w:val="en-US"/>
                <w:rPrChange w:id="341" w:author="Sofie Nimmegeers" w:date="2025-10-28T11:50:00Z" w16du:dateUtc="2025-10-28T10:50:00Z">
                  <w:rPr/>
                </w:rPrChange>
              </w:rPr>
            </w:pPr>
            <w:ins w:id="342" w:author="Maria Makri" w:date="2025-12-17T10:40:00Z" w16du:dateUtc="2025-12-17T09:40:00Z">
              <w:r>
                <w:rPr>
                  <w:lang w:val="en-US"/>
                </w:rPr>
                <w:t xml:space="preserve">Kg per vessel per hour </w:t>
              </w:r>
              <w:r w:rsidRPr="00D11840">
                <w:rPr>
                  <w:b/>
                  <w:bCs/>
                  <w:color w:val="EE0000"/>
                  <w:lang w:val="en-US"/>
                  <w:rPrChange w:id="343" w:author="Maria Makri" w:date="2025-12-17T10:40:00Z" w16du:dateUtc="2025-12-17T09:40:00Z">
                    <w:rPr>
                      <w:lang w:val="en-US"/>
                    </w:rPr>
                  </w:rPrChange>
                </w:rPr>
                <w:t>Approved</w:t>
              </w:r>
            </w:ins>
            <w:del w:id="344" w:author="Maria Makri" w:date="2025-12-08T14:41:00Z" w16du:dateUtc="2025-12-08T13:41:00Z">
              <w:r w:rsidR="00ED0A6B" w:rsidRPr="00EB3EC4" w:rsidDel="007602BE">
                <w:rPr>
                  <w:lang w:val="en-US"/>
                  <w:rPrChange w:id="345" w:author="Kirsten Birch Håkansson" w:date="2025-12-08T11:50:00Z" w16du:dateUtc="2025-12-08T10:50:00Z">
                    <w:rPr/>
                  </w:rPrChange>
                </w:rPr>
                <w:delText>Number of hauls or sets</w:delText>
              </w:r>
            </w:del>
            <w:ins w:id="346" w:author="Sofie Nimmegeers" w:date="2025-10-28T11:50:00Z" w16du:dateUtc="2025-10-28T10:50:00Z">
              <w:del w:id="347" w:author="Maria Makri" w:date="2025-12-08T14:41:00Z" w16du:dateUtc="2025-12-08T13:41:00Z">
                <w:r w:rsidR="00ED0A6B" w:rsidRPr="00D93F18" w:rsidDel="007602BE">
                  <w:rPr>
                    <w:lang w:val="en-US"/>
                    <w:rPrChange w:id="348" w:author="Sofie Nimmegeers" w:date="2025-10-28T11:50:00Z" w16du:dateUtc="2025-10-28T10:50:00Z">
                      <w:rPr>
                        <w:lang w:val="nl-BE"/>
                      </w:rPr>
                    </w:rPrChange>
                  </w:rPr>
                  <w:delText>fishing events (s</w:delText>
                </w:r>
                <w:r w:rsidR="00ED0A6B" w:rsidDel="007602BE">
                  <w:rPr>
                    <w:lang w:val="en-US"/>
                  </w:rPr>
                  <w:delText>ets/hauls)</w:delText>
                </w:r>
              </w:del>
            </w:ins>
          </w:p>
        </w:tc>
        <w:tc>
          <w:tcPr>
            <w:tcW w:w="1535" w:type="dxa"/>
            <w:tcPrChange w:id="349" w:author="Maria Makri" w:date="2025-12-17T10:48:00Z" w16du:dateUtc="2025-12-17T09:48:00Z">
              <w:tcPr>
                <w:tcW w:w="1781" w:type="dxa"/>
                <w:gridSpan w:val="2"/>
              </w:tcPr>
            </w:tcPrChange>
          </w:tcPr>
          <w:p w14:paraId="3428034F" w14:textId="3F27E096" w:rsidR="00ED0A6B" w:rsidRPr="00C36642" w:rsidRDefault="00ED0A6B" w:rsidP="00F20D95">
            <w:pPr>
              <w:rPr>
                <w:lang w:val="nl-BE"/>
                <w:rPrChange w:id="350" w:author="Sofie Nimmegeers" w:date="2025-10-28T11:50:00Z" w16du:dateUtc="2025-10-28T10:50:00Z">
                  <w:rPr/>
                </w:rPrChange>
              </w:rPr>
            </w:pPr>
            <w:ins w:id="351" w:author="Sofie Nimmegeers" w:date="2025-10-28T11:50:00Z" w16du:dateUtc="2025-10-28T10:50:00Z">
              <w:del w:id="352" w:author="Maria Makri" w:date="2025-12-08T14:41:00Z" w16du:dateUtc="2025-12-08T13:41:00Z">
                <w:r w:rsidDel="007602BE">
                  <w:rPr>
                    <w:lang w:val="nl-BE"/>
                  </w:rPr>
                  <w:delText>fe</w:delText>
                </w:r>
              </w:del>
            </w:ins>
          </w:p>
        </w:tc>
        <w:tc>
          <w:tcPr>
            <w:tcW w:w="1016" w:type="dxa"/>
            <w:tcPrChange w:id="353" w:author="Maria Makri" w:date="2025-12-17T10:48:00Z" w16du:dateUtc="2025-12-17T09:48:00Z">
              <w:tcPr>
                <w:tcW w:w="2254" w:type="dxa"/>
                <w:gridSpan w:val="2"/>
              </w:tcPr>
            </w:tcPrChange>
          </w:tcPr>
          <w:p w14:paraId="130C3E3D" w14:textId="77777777" w:rsidR="00ED0A6B" w:rsidRPr="00592952" w:rsidRDefault="00ED0A6B" w:rsidP="00F20D95"/>
        </w:tc>
      </w:tr>
      <w:tr w:rsidR="00ED0A6B" w:rsidRPr="00625021" w14:paraId="36C195B1" w14:textId="7A36E799" w:rsidTr="003A483B">
        <w:trPr>
          <w:trPrChange w:id="354" w:author="Maria Makri" w:date="2025-12-17T10:48:00Z" w16du:dateUtc="2025-12-17T09:48:00Z">
            <w:trPr>
              <w:gridBefore w:val="1"/>
            </w:trPr>
          </w:trPrChange>
        </w:trPr>
        <w:tc>
          <w:tcPr>
            <w:tcW w:w="2977" w:type="dxa"/>
            <w:tcPrChange w:id="355" w:author="Maria Makri" w:date="2025-12-17T10:48:00Z" w16du:dateUtc="2025-12-17T09:48:00Z">
              <w:tcPr>
                <w:tcW w:w="2267" w:type="dxa"/>
                <w:gridSpan w:val="2"/>
              </w:tcPr>
            </w:tcPrChange>
          </w:tcPr>
          <w:p w14:paraId="68680FFA" w14:textId="22CB922D" w:rsidR="00ED0A6B" w:rsidRPr="000F3CC0" w:rsidRDefault="00ED0A6B" w:rsidP="00F20D95">
            <w:pPr>
              <w:rPr>
                <w:highlight w:val="yellow"/>
              </w:rPr>
            </w:pPr>
            <w:del w:id="356" w:author="Maria Makri" w:date="2025-12-08T14:41:00Z" w16du:dateUtc="2025-12-08T13:41:00Z">
              <w:r w:rsidRPr="000F3CC0" w:rsidDel="000B608C">
                <w:rPr>
                  <w:highlight w:val="yellow"/>
                </w:rPr>
                <w:lastRenderedPageBreak/>
                <w:delText>VesselKgperHour</w:delText>
              </w:r>
            </w:del>
          </w:p>
        </w:tc>
        <w:tc>
          <w:tcPr>
            <w:tcW w:w="3969" w:type="dxa"/>
            <w:tcPrChange w:id="357" w:author="Maria Makri" w:date="2025-12-17T10:48:00Z" w16du:dateUtc="2025-12-17T09:48:00Z">
              <w:tcPr>
                <w:tcW w:w="1904" w:type="dxa"/>
                <w:gridSpan w:val="2"/>
              </w:tcPr>
            </w:tcPrChange>
          </w:tcPr>
          <w:p w14:paraId="7B39CA79" w14:textId="6AC1AB0A" w:rsidR="00ED0A6B" w:rsidRPr="00EB3EC4" w:rsidRDefault="00ED0A6B" w:rsidP="00F20D95">
            <w:pPr>
              <w:rPr>
                <w:lang w:val="en-US"/>
                <w:rPrChange w:id="358" w:author="Kirsten Birch Håkansson" w:date="2025-12-08T11:50:00Z" w16du:dateUtc="2025-12-08T10:50:00Z">
                  <w:rPr/>
                </w:rPrChange>
              </w:rPr>
            </w:pPr>
            <w:del w:id="359" w:author="Maria Makri" w:date="2025-12-08T14:41:00Z" w16du:dateUtc="2025-12-08T13:41:00Z">
              <w:r w:rsidRPr="00EB3EC4" w:rsidDel="000B608C">
                <w:rPr>
                  <w:highlight w:val="cyan"/>
                  <w:lang w:val="en-US"/>
                  <w:rPrChange w:id="360" w:author="Kirsten Birch Håkansson" w:date="2025-12-08T11:50:00Z" w16du:dateUtc="2025-12-08T10:50:00Z">
                    <w:rPr>
                      <w:highlight w:val="cyan"/>
                    </w:rPr>
                  </w:rPrChange>
                </w:rPr>
                <w:delText xml:space="preserve">Kg per vessel per </w:delText>
              </w:r>
              <w:commentRangeStart w:id="361"/>
              <w:r w:rsidRPr="00EB3EC4" w:rsidDel="000B608C">
                <w:rPr>
                  <w:highlight w:val="cyan"/>
                  <w:lang w:val="en-US"/>
                  <w:rPrChange w:id="362" w:author="Kirsten Birch Håkansson" w:date="2025-12-08T11:50:00Z" w16du:dateUtc="2025-12-08T10:50:00Z">
                    <w:rPr>
                      <w:highlight w:val="cyan"/>
                    </w:rPr>
                  </w:rPrChange>
                </w:rPr>
                <w:delText>hour</w:delText>
              </w:r>
              <w:commentRangeEnd w:id="361"/>
              <w:r w:rsidR="003A483B" w:rsidRPr="00EB3EC4" w:rsidDel="000B608C">
                <w:rPr>
                  <w:rStyle w:val="CommentReference"/>
                  <w:sz w:val="22"/>
                  <w:szCs w:val="22"/>
                  <w:highlight w:val="cyan"/>
                  <w:lang w:val="en-US"/>
                  <w:rPrChange w:id="363" w:author="Kirsten Birch Håkansson" w:date="2025-12-08T11:50:00Z" w16du:dateUtc="2025-12-08T10:50:00Z">
                    <w:rPr>
                      <w:rStyle w:val="CommentReference"/>
                      <w:sz w:val="22"/>
                      <w:szCs w:val="22"/>
                      <w:highlight w:val="cyan"/>
                    </w:rPr>
                  </w:rPrChange>
                </w:rPr>
                <w:commentReference w:id="361"/>
              </w:r>
              <w:r w:rsidRPr="00EB3EC4" w:rsidDel="000B608C">
                <w:rPr>
                  <w:highlight w:val="cyan"/>
                  <w:lang w:val="en-US"/>
                  <w:rPrChange w:id="364" w:author="Kirsten Birch Håkansson" w:date="2025-12-08T11:50:00Z" w16du:dateUtc="2025-12-08T10:50:00Z">
                    <w:rPr>
                      <w:highlight w:val="cyan"/>
                    </w:rPr>
                  </w:rPrChange>
                </w:rPr>
                <w:delText>?</w:delText>
              </w:r>
            </w:del>
          </w:p>
        </w:tc>
        <w:tc>
          <w:tcPr>
            <w:tcW w:w="1535" w:type="dxa"/>
            <w:tcPrChange w:id="365" w:author="Maria Makri" w:date="2025-12-17T10:48:00Z" w16du:dateUtc="2025-12-17T09:48:00Z">
              <w:tcPr>
                <w:tcW w:w="1781" w:type="dxa"/>
                <w:gridSpan w:val="2"/>
              </w:tcPr>
            </w:tcPrChange>
          </w:tcPr>
          <w:p w14:paraId="5B808C48" w14:textId="77777777" w:rsidR="00ED0A6B" w:rsidRPr="00EB3EC4" w:rsidRDefault="00ED0A6B" w:rsidP="00F20D95">
            <w:pPr>
              <w:rPr>
                <w:lang w:val="en-US"/>
                <w:rPrChange w:id="366" w:author="Kirsten Birch Håkansson" w:date="2025-12-08T11:50:00Z" w16du:dateUtc="2025-12-08T10:50:00Z">
                  <w:rPr/>
                </w:rPrChange>
              </w:rPr>
            </w:pPr>
          </w:p>
        </w:tc>
        <w:tc>
          <w:tcPr>
            <w:tcW w:w="1016" w:type="dxa"/>
            <w:tcPrChange w:id="367" w:author="Maria Makri" w:date="2025-12-17T10:48:00Z" w16du:dateUtc="2025-12-17T09:48:00Z">
              <w:tcPr>
                <w:tcW w:w="2254" w:type="dxa"/>
                <w:gridSpan w:val="2"/>
              </w:tcPr>
            </w:tcPrChange>
          </w:tcPr>
          <w:p w14:paraId="275FE094" w14:textId="77777777" w:rsidR="00ED0A6B" w:rsidRPr="00EB3EC4" w:rsidRDefault="00ED0A6B" w:rsidP="00F20D95">
            <w:pPr>
              <w:rPr>
                <w:lang w:val="en-US"/>
                <w:rPrChange w:id="368" w:author="Kirsten Birch Håkansson" w:date="2025-12-08T11:50:00Z" w16du:dateUtc="2025-12-08T10:50:00Z">
                  <w:rPr/>
                </w:rPrChange>
              </w:rPr>
            </w:pPr>
          </w:p>
        </w:tc>
      </w:tr>
    </w:tbl>
    <w:p w14:paraId="1937EDCB" w14:textId="77777777" w:rsidR="00F20D95" w:rsidRPr="00EB3EC4" w:rsidRDefault="00F20D95" w:rsidP="00F20D95">
      <w:pPr>
        <w:ind w:left="720"/>
        <w:rPr>
          <w:lang w:val="en-US"/>
          <w:rPrChange w:id="369" w:author="Kirsten Birch Håkansson" w:date="2025-12-08T11:50:00Z" w16du:dateUtc="2025-12-08T10:50:00Z">
            <w:rPr/>
          </w:rPrChange>
        </w:rPr>
      </w:pPr>
    </w:p>
    <w:p w14:paraId="0C979B3A" w14:textId="153B1C58" w:rsidR="00E659DD" w:rsidRPr="00EB3EC4" w:rsidRDefault="00644FFD" w:rsidP="005034A7">
      <w:pPr>
        <w:rPr>
          <w:lang w:val="en-US"/>
          <w:rPrChange w:id="370" w:author="Kirsten Birch Håkansson" w:date="2025-12-08T11:50:00Z" w16du:dateUtc="2025-12-08T10:50:00Z">
            <w:rPr/>
          </w:rPrChange>
        </w:rPr>
      </w:pPr>
      <w:r w:rsidRPr="00EB3EC4">
        <w:rPr>
          <w:lang w:val="en-US"/>
          <w:rPrChange w:id="371" w:author="Kirsten Birch Håkansson" w:date="2025-12-08T11:50:00Z" w16du:dateUtc="2025-12-08T10:50:00Z">
            <w:rPr/>
          </w:rPrChange>
        </w:rPr>
        <w:t xml:space="preserve"> </w:t>
      </w:r>
    </w:p>
    <w:p w14:paraId="13455E66" w14:textId="77777777" w:rsidR="00E659DD" w:rsidDel="001D5E78" w:rsidRDefault="00E659DD" w:rsidP="005034A7">
      <w:pPr>
        <w:rPr>
          <w:del w:id="372" w:author="Maria Makri" w:date="2025-12-18T17:03:00Z" w16du:dateUtc="2025-12-18T16:03:00Z"/>
          <w:lang w:val="en-US"/>
        </w:rPr>
      </w:pPr>
    </w:p>
    <w:p w14:paraId="710EE431" w14:textId="77777777" w:rsidR="001D5E78" w:rsidRPr="00EB3EC4" w:rsidRDefault="001D5E78" w:rsidP="005034A7">
      <w:pPr>
        <w:rPr>
          <w:ins w:id="373" w:author="Maria Makri" w:date="2025-12-18T17:03:00Z" w16du:dateUtc="2025-12-18T16:03:00Z"/>
          <w:lang w:val="en-US"/>
          <w:rPrChange w:id="374" w:author="Kirsten Birch Håkansson" w:date="2025-12-08T11:50:00Z" w16du:dateUtc="2025-12-08T10:50:00Z">
            <w:rPr>
              <w:ins w:id="375" w:author="Maria Makri" w:date="2025-12-18T17:03:00Z" w16du:dateUtc="2025-12-18T16:03:00Z"/>
            </w:rPr>
          </w:rPrChange>
        </w:rPr>
      </w:pPr>
    </w:p>
    <w:p w14:paraId="15A1CC4E" w14:textId="77777777" w:rsidR="00E659DD" w:rsidRPr="00EB3EC4" w:rsidDel="001D5E78" w:rsidRDefault="00E659DD" w:rsidP="005034A7">
      <w:pPr>
        <w:rPr>
          <w:del w:id="376" w:author="Maria Makri" w:date="2025-12-18T17:03:00Z" w16du:dateUtc="2025-12-18T16:03:00Z"/>
          <w:lang w:val="en-US"/>
          <w:rPrChange w:id="377" w:author="Kirsten Birch Håkansson" w:date="2025-12-08T11:50:00Z" w16du:dateUtc="2025-12-08T10:50:00Z">
            <w:rPr>
              <w:del w:id="378" w:author="Maria Makri" w:date="2025-12-18T17:03:00Z" w16du:dateUtc="2025-12-18T16:03:00Z"/>
            </w:rPr>
          </w:rPrChange>
        </w:rPr>
      </w:pPr>
    </w:p>
    <w:p w14:paraId="37590979" w14:textId="49F9614A" w:rsidR="00E659DD" w:rsidRPr="00EB3EC4" w:rsidDel="001D5E78" w:rsidRDefault="00E659DD" w:rsidP="005034A7">
      <w:pPr>
        <w:rPr>
          <w:del w:id="379" w:author="Maria Makri" w:date="2025-12-18T17:03:00Z" w16du:dateUtc="2025-12-18T16:03:00Z"/>
          <w:lang w:val="en-US"/>
          <w:rPrChange w:id="380" w:author="Kirsten Birch Håkansson" w:date="2025-12-08T11:50:00Z" w16du:dateUtc="2025-12-08T10:50:00Z">
            <w:rPr>
              <w:del w:id="381" w:author="Maria Makri" w:date="2025-12-18T17:03:00Z" w16du:dateUtc="2025-12-18T16:03:00Z"/>
            </w:rPr>
          </w:rPrChange>
        </w:rPr>
      </w:pPr>
    </w:p>
    <w:p w14:paraId="76BA1E16" w14:textId="7F1633A3" w:rsidR="00E659DD" w:rsidRPr="00EB3EC4" w:rsidDel="001D5E78" w:rsidRDefault="00E659DD" w:rsidP="005034A7">
      <w:pPr>
        <w:rPr>
          <w:del w:id="382" w:author="Maria Makri" w:date="2025-12-18T17:03:00Z" w16du:dateUtc="2025-12-18T16:03:00Z"/>
          <w:lang w:val="en-US"/>
          <w:rPrChange w:id="383" w:author="Kirsten Birch Håkansson" w:date="2025-12-08T11:50:00Z" w16du:dateUtc="2025-12-08T10:50:00Z">
            <w:rPr>
              <w:del w:id="384" w:author="Maria Makri" w:date="2025-12-18T17:03:00Z" w16du:dateUtc="2025-12-18T16:03:00Z"/>
            </w:rPr>
          </w:rPrChange>
        </w:rPr>
      </w:pPr>
    </w:p>
    <w:p w14:paraId="5F166852" w14:textId="11C7F9AA" w:rsidR="00E659DD" w:rsidRPr="00EB3EC4" w:rsidDel="001D5E78" w:rsidRDefault="00E659DD" w:rsidP="005034A7">
      <w:pPr>
        <w:rPr>
          <w:del w:id="385" w:author="Maria Makri" w:date="2025-12-18T17:03:00Z" w16du:dateUtc="2025-12-18T16:03:00Z"/>
          <w:lang w:val="en-US"/>
          <w:rPrChange w:id="386" w:author="Kirsten Birch Håkansson" w:date="2025-12-08T11:50:00Z" w16du:dateUtc="2025-12-08T10:50:00Z">
            <w:rPr>
              <w:del w:id="387" w:author="Maria Makri" w:date="2025-12-18T17:03:00Z" w16du:dateUtc="2025-12-18T16:03:00Z"/>
            </w:rPr>
          </w:rPrChange>
        </w:rPr>
      </w:pPr>
    </w:p>
    <w:p w14:paraId="7D114C0A" w14:textId="3FC1B591" w:rsidR="00E659DD" w:rsidRPr="00EB3EC4" w:rsidDel="001D5E78" w:rsidRDefault="00E659DD" w:rsidP="005034A7">
      <w:pPr>
        <w:rPr>
          <w:del w:id="388" w:author="Maria Makri" w:date="2025-12-18T17:03:00Z" w16du:dateUtc="2025-12-18T16:03:00Z"/>
          <w:lang w:val="en-US"/>
          <w:rPrChange w:id="389" w:author="Kirsten Birch Håkansson" w:date="2025-12-08T11:50:00Z" w16du:dateUtc="2025-12-08T10:50:00Z">
            <w:rPr>
              <w:del w:id="390" w:author="Maria Makri" w:date="2025-12-18T17:03:00Z" w16du:dateUtc="2025-12-18T16:03:00Z"/>
            </w:rPr>
          </w:rPrChange>
        </w:rPr>
      </w:pPr>
    </w:p>
    <w:p w14:paraId="42E767E2" w14:textId="055F481B" w:rsidR="00E659DD" w:rsidRPr="00EB3EC4" w:rsidDel="001D5E78" w:rsidRDefault="00E659DD" w:rsidP="005034A7">
      <w:pPr>
        <w:rPr>
          <w:del w:id="391" w:author="Maria Makri" w:date="2025-12-18T17:03:00Z" w16du:dateUtc="2025-12-18T16:03:00Z"/>
          <w:lang w:val="en-US"/>
          <w:rPrChange w:id="392" w:author="Kirsten Birch Håkansson" w:date="2025-12-08T11:50:00Z" w16du:dateUtc="2025-12-08T10:50:00Z">
            <w:rPr>
              <w:del w:id="393" w:author="Maria Makri" w:date="2025-12-18T17:03:00Z" w16du:dateUtc="2025-12-18T16:03:00Z"/>
            </w:rPr>
          </w:rPrChange>
        </w:rPr>
      </w:pPr>
    </w:p>
    <w:p w14:paraId="2422114D" w14:textId="4CA4BEEE" w:rsidR="00E659DD" w:rsidRPr="00EB3EC4" w:rsidDel="001D5E78" w:rsidRDefault="00E659DD" w:rsidP="005034A7">
      <w:pPr>
        <w:rPr>
          <w:del w:id="394" w:author="Maria Makri" w:date="2025-12-18T17:03:00Z" w16du:dateUtc="2025-12-18T16:03:00Z"/>
          <w:lang w:val="en-US"/>
          <w:rPrChange w:id="395" w:author="Kirsten Birch Håkansson" w:date="2025-12-08T11:50:00Z" w16du:dateUtc="2025-12-08T10:50:00Z">
            <w:rPr>
              <w:del w:id="396" w:author="Maria Makri" w:date="2025-12-18T17:03:00Z" w16du:dateUtc="2025-12-18T16:03:00Z"/>
            </w:rPr>
          </w:rPrChange>
        </w:rPr>
      </w:pPr>
    </w:p>
    <w:p w14:paraId="6EAEA3CF" w14:textId="77777777" w:rsidR="00E659DD" w:rsidRPr="00EB3EC4" w:rsidRDefault="00E659DD" w:rsidP="005034A7">
      <w:pPr>
        <w:rPr>
          <w:lang w:val="en-US"/>
          <w:rPrChange w:id="397" w:author="Kirsten Birch Håkansson" w:date="2025-12-08T11:50:00Z" w16du:dateUtc="2025-12-08T10:50:00Z">
            <w:rPr/>
          </w:rPrChange>
        </w:rPr>
      </w:pPr>
    </w:p>
    <w:p w14:paraId="33791B60" w14:textId="5C923401" w:rsidR="00185C0F" w:rsidRPr="00EB3EC4" w:rsidDel="00D11840" w:rsidRDefault="00C74696" w:rsidP="00C74696">
      <w:pPr>
        <w:pStyle w:val="ListParagraph"/>
        <w:numPr>
          <w:ilvl w:val="0"/>
          <w:numId w:val="1"/>
        </w:numPr>
        <w:rPr>
          <w:del w:id="398" w:author="Maria Makri" w:date="2025-12-17T10:41:00Z" w16du:dateUtc="2025-12-17T09:41:00Z"/>
          <w:highlight w:val="yellow"/>
          <w:lang w:val="en-US"/>
          <w:rPrChange w:id="399" w:author="Kirsten Birch Håkansson" w:date="2025-12-08T11:50:00Z" w16du:dateUtc="2025-12-08T10:50:00Z">
            <w:rPr>
              <w:del w:id="400" w:author="Maria Makri" w:date="2025-12-17T10:41:00Z" w16du:dateUtc="2025-12-17T09:41:00Z"/>
              <w:highlight w:val="yellow"/>
            </w:rPr>
          </w:rPrChange>
        </w:rPr>
      </w:pPr>
      <w:r w:rsidRPr="00EB3EC4">
        <w:rPr>
          <w:highlight w:val="yellow"/>
          <w:lang w:val="en-US"/>
          <w:rPrChange w:id="401" w:author="Kirsten Birch Håkansson" w:date="2025-12-08T11:50:00Z" w16du:dateUtc="2025-12-08T10:50:00Z">
            <w:rPr>
              <w:highlight w:val="yellow"/>
            </w:rPr>
          </w:rPrChange>
        </w:rPr>
        <w:t>Action: ICES to create a</w:t>
      </w:r>
      <w:r w:rsidR="00821A57" w:rsidRPr="00EB3EC4">
        <w:rPr>
          <w:highlight w:val="yellow"/>
          <w:lang w:val="en-US"/>
          <w:rPrChange w:id="402" w:author="Kirsten Birch Håkansson" w:date="2025-12-08T11:50:00Z" w16du:dateUtc="2025-12-08T10:50:00Z">
            <w:rPr>
              <w:highlight w:val="yellow"/>
            </w:rPr>
          </w:rPrChange>
        </w:rPr>
        <w:t xml:space="preserve"> code list for Primary sampling Unit</w:t>
      </w:r>
      <w:ins w:id="403" w:author="Maria Makri" w:date="2025-12-17T10:41:00Z" w16du:dateUtc="2025-12-17T09:41:00Z">
        <w:r w:rsidR="00D11840" w:rsidRPr="00D11840">
          <w:rPr>
            <w:lang w:val="en-US"/>
            <w:rPrChange w:id="404" w:author="Maria Makri" w:date="2025-12-17T10:41:00Z" w16du:dateUtc="2025-12-17T09:41:00Z">
              <w:rPr>
                <w:highlight w:val="yellow"/>
                <w:lang w:val="en-US"/>
              </w:rPr>
            </w:rPrChange>
          </w:rPr>
          <w:t xml:space="preserve">   </w:t>
        </w:r>
      </w:ins>
      <w:del w:id="405" w:author="Maria Makri" w:date="2025-12-17T10:41:00Z" w16du:dateUtc="2025-12-17T09:41:00Z">
        <w:r w:rsidR="00821A57" w:rsidRPr="00EB3EC4" w:rsidDel="00D11840">
          <w:rPr>
            <w:highlight w:val="yellow"/>
            <w:lang w:val="en-US"/>
            <w:rPrChange w:id="406" w:author="Kirsten Birch Håkansson" w:date="2025-12-08T11:50:00Z" w16du:dateUtc="2025-12-08T10:50:00Z">
              <w:rPr>
                <w:highlight w:val="yellow"/>
              </w:rPr>
            </w:rPrChange>
          </w:rPr>
          <w:delText xml:space="preserve"> </w:delText>
        </w:r>
      </w:del>
    </w:p>
    <w:p w14:paraId="713EC2D1" w14:textId="0DE4907E" w:rsidR="001256BE" w:rsidDel="00442FF7" w:rsidRDefault="00D11840" w:rsidP="00442FF7">
      <w:pPr>
        <w:rPr>
          <w:del w:id="407" w:author="Maria Makri" w:date="2025-12-17T10:40:00Z" w16du:dateUtc="2025-12-17T09:40:00Z"/>
          <w:lang w:val="en-US"/>
        </w:rPr>
      </w:pPr>
      <w:ins w:id="408" w:author="Maria Makri" w:date="2025-12-17T10:40:00Z" w16du:dateUtc="2025-12-17T09:40:00Z">
        <w:r w:rsidRPr="00D11840">
          <w:rPr>
            <w:b/>
            <w:bCs/>
            <w:color w:val="EE0000"/>
            <w:lang w:val="en-US"/>
            <w:rPrChange w:id="409" w:author="Maria Makri" w:date="2025-12-17T10:41:00Z" w16du:dateUtc="2025-12-17T09:41:00Z">
              <w:rPr>
                <w:highlight w:val="cyan"/>
                <w:lang w:val="en-US"/>
              </w:rPr>
            </w:rPrChange>
          </w:rPr>
          <w:t>Appro</w:t>
        </w:r>
      </w:ins>
      <w:ins w:id="410" w:author="Maria Makri" w:date="2025-12-17T10:41:00Z" w16du:dateUtc="2025-12-17T09:41:00Z">
        <w:r w:rsidRPr="00D11840">
          <w:rPr>
            <w:b/>
            <w:bCs/>
            <w:color w:val="EE0000"/>
            <w:lang w:val="en-US"/>
            <w:rPrChange w:id="411" w:author="Maria Makri" w:date="2025-12-17T10:41:00Z" w16du:dateUtc="2025-12-17T09:41:00Z">
              <w:rPr>
                <w:highlight w:val="cyan"/>
                <w:lang w:val="en-US"/>
              </w:rPr>
            </w:rPrChange>
          </w:rPr>
          <w:t>ved</w:t>
        </w:r>
      </w:ins>
      <w:ins w:id="412" w:author="Maria Makri" w:date="2025-12-18T17:07:00Z" w16du:dateUtc="2025-12-18T16:07:00Z">
        <w:r w:rsidR="00442FF7">
          <w:rPr>
            <w:b/>
            <w:bCs/>
            <w:color w:val="EE0000"/>
            <w:lang w:val="en-US"/>
          </w:rPr>
          <w:t xml:space="preserve">  </w:t>
        </w:r>
        <w:r w:rsidR="00442FF7">
          <w:rPr>
            <w:b/>
            <w:bCs/>
            <w:color w:val="EE0000"/>
            <w:lang w:val="en-US"/>
          </w:rPr>
          <w:fldChar w:fldCharType="begin"/>
        </w:r>
        <w:r w:rsidR="00442FF7">
          <w:rPr>
            <w:b/>
            <w:bCs/>
            <w:color w:val="EE0000"/>
            <w:lang w:val="en-US"/>
          </w:rPr>
          <w:instrText>HYPERLINK "</w:instrText>
        </w:r>
        <w:r w:rsidR="00442FF7" w:rsidRPr="00442FF7">
          <w:rPr>
            <w:b/>
            <w:bCs/>
            <w:color w:val="EE0000"/>
            <w:lang w:val="en-US"/>
            <w:rPrChange w:id="413" w:author="Maria Makri" w:date="2025-12-18T17:07:00Z" w16du:dateUtc="2025-12-18T16:07:00Z">
              <w:rPr>
                <w:lang w:val="en-US"/>
              </w:rPr>
            </w:rPrChange>
          </w:rPr>
          <w:instrText>https://github.com/ices-eg/DIG/issues/850</w:instrText>
        </w:r>
        <w:r w:rsidR="00442FF7">
          <w:rPr>
            <w:b/>
            <w:bCs/>
            <w:color w:val="EE0000"/>
            <w:lang w:val="en-US"/>
          </w:rPr>
          <w:instrText>"</w:instrText>
        </w:r>
        <w:r w:rsidR="00442FF7">
          <w:rPr>
            <w:b/>
            <w:bCs/>
            <w:color w:val="EE0000"/>
            <w:lang w:val="en-US"/>
          </w:rPr>
          <w:fldChar w:fldCharType="separate"/>
        </w:r>
        <w:r w:rsidR="00442FF7" w:rsidRPr="000D6459">
          <w:rPr>
            <w:rStyle w:val="Hyperlink"/>
            <w:b/>
            <w:bCs/>
            <w:lang w:val="en-US"/>
            <w:rPrChange w:id="414" w:author="Maria Makri" w:date="2025-12-18T17:07:00Z" w16du:dateUtc="2025-12-18T16:07:00Z">
              <w:rPr>
                <w:lang w:val="en-US"/>
              </w:rPr>
            </w:rPrChange>
          </w:rPr>
          <w:t>https://github.com/ices-eg/DIG/issues/850</w:t>
        </w:r>
        <w:r w:rsidR="00442FF7">
          <w:rPr>
            <w:b/>
            <w:bCs/>
            <w:color w:val="EE0000"/>
            <w:lang w:val="en-US"/>
          </w:rPr>
          <w:fldChar w:fldCharType="end"/>
        </w:r>
      </w:ins>
      <w:del w:id="415" w:author="Maria Makri" w:date="2025-12-17T10:40:00Z" w16du:dateUtc="2025-12-17T09:40:00Z">
        <w:r w:rsidR="001256BE" w:rsidRPr="00442FF7" w:rsidDel="00D11840">
          <w:rPr>
            <w:b/>
            <w:bCs/>
            <w:color w:val="EE0000"/>
            <w:lang w:val="en-US"/>
            <w:rPrChange w:id="416" w:author="Maria Makri" w:date="2025-12-18T17:07:00Z" w16du:dateUtc="2025-12-18T16:07:00Z">
              <w:rPr>
                <w:highlight w:val="cyan"/>
              </w:rPr>
            </w:rPrChange>
          </w:rPr>
          <w:delText xml:space="preserve">Action: </w:delText>
        </w:r>
        <w:r w:rsidR="00DC534D" w:rsidRPr="00442FF7" w:rsidDel="00D11840">
          <w:rPr>
            <w:b/>
            <w:bCs/>
            <w:color w:val="EE0000"/>
            <w:lang w:val="en-US"/>
            <w:rPrChange w:id="417" w:author="Maria Makri" w:date="2025-12-18T17:07:00Z" w16du:dateUtc="2025-12-18T16:07:00Z">
              <w:rPr>
                <w:highlight w:val="cyan"/>
              </w:rPr>
            </w:rPrChange>
          </w:rPr>
          <w:delText xml:space="preserve">RCEF team to </w:delText>
        </w:r>
        <w:r w:rsidR="00B94C15" w:rsidRPr="00442FF7" w:rsidDel="00D11840">
          <w:rPr>
            <w:b/>
            <w:bCs/>
            <w:color w:val="EE0000"/>
            <w:lang w:val="en-US"/>
            <w:rPrChange w:id="418" w:author="Maria Makri" w:date="2025-12-18T17:07:00Z" w16du:dateUtc="2025-12-18T16:07:00Z">
              <w:rPr>
                <w:highlight w:val="cyan"/>
              </w:rPr>
            </w:rPrChange>
          </w:rPr>
          <w:delText>review</w:delText>
        </w:r>
        <w:r w:rsidR="00DC534D" w:rsidRPr="00442FF7" w:rsidDel="00D11840">
          <w:rPr>
            <w:b/>
            <w:bCs/>
            <w:color w:val="EE0000"/>
            <w:lang w:val="en-US"/>
            <w:rPrChange w:id="419" w:author="Maria Makri" w:date="2025-12-18T17:07:00Z" w16du:dateUtc="2025-12-18T16:07:00Z">
              <w:rPr>
                <w:highlight w:val="cyan"/>
              </w:rPr>
            </w:rPrChange>
          </w:rPr>
          <w:delText xml:space="preserve"> descriptions</w:delText>
        </w:r>
      </w:del>
    </w:p>
    <w:p w14:paraId="31D7E074" w14:textId="77777777" w:rsidR="00442FF7" w:rsidRDefault="00442FF7" w:rsidP="00442FF7">
      <w:pPr>
        <w:pStyle w:val="ListParagraph"/>
        <w:rPr>
          <w:ins w:id="420" w:author="Maria Makri" w:date="2025-12-18T17:08:00Z" w16du:dateUtc="2025-12-18T16:08:00Z"/>
          <w:b/>
          <w:bCs/>
          <w:color w:val="EE0000"/>
          <w:lang w:val="en-US"/>
        </w:rPr>
      </w:pPr>
    </w:p>
    <w:p w14:paraId="71F285A8" w14:textId="77777777" w:rsidR="00821A57" w:rsidRPr="00442FF7" w:rsidRDefault="00821A57" w:rsidP="00442FF7">
      <w:pPr>
        <w:rPr>
          <w:lang w:val="en-US"/>
          <w:rPrChange w:id="421" w:author="Maria Makri" w:date="2025-12-18T17:07:00Z" w16du:dateUtc="2025-12-18T16:07:00Z">
            <w:rPr/>
          </w:rPrChange>
        </w:rPr>
        <w:pPrChange w:id="422" w:author="Maria Makri" w:date="2025-12-18T17:08:00Z" w16du:dateUtc="2025-12-18T16:08:00Z">
          <w:pPr>
            <w:pStyle w:val="ListParagraph"/>
          </w:pPr>
        </w:pPrChange>
      </w:pPr>
    </w:p>
    <w:tbl>
      <w:tblPr>
        <w:tblStyle w:val="TableGrid"/>
        <w:tblW w:w="10774" w:type="dxa"/>
        <w:tblInd w:w="-856" w:type="dxa"/>
        <w:tblLayout w:type="fixed"/>
        <w:tblLook w:val="04A0" w:firstRow="1" w:lastRow="0" w:firstColumn="1" w:lastColumn="0" w:noHBand="0" w:noVBand="1"/>
        <w:tblPrChange w:id="423" w:author="Maria Makri" w:date="2025-12-09T07:03:00Z" w16du:dateUtc="2025-12-09T06:03:00Z">
          <w:tblPr>
            <w:tblStyle w:val="TableGrid"/>
            <w:tblW w:w="10774" w:type="dxa"/>
            <w:tblInd w:w="-856" w:type="dxa"/>
            <w:tblLayout w:type="fixed"/>
            <w:tblLook w:val="04A0" w:firstRow="1" w:lastRow="0" w:firstColumn="1" w:lastColumn="0" w:noHBand="0" w:noVBand="1"/>
          </w:tblPr>
        </w:tblPrChange>
      </w:tblPr>
      <w:tblGrid>
        <w:gridCol w:w="1985"/>
        <w:gridCol w:w="2552"/>
        <w:gridCol w:w="6237"/>
        <w:tblGridChange w:id="424">
          <w:tblGrid>
            <w:gridCol w:w="1712"/>
            <w:gridCol w:w="273"/>
            <w:gridCol w:w="1571"/>
            <w:gridCol w:w="981"/>
            <w:gridCol w:w="1712"/>
            <w:gridCol w:w="4525"/>
            <w:gridCol w:w="1712"/>
          </w:tblGrid>
        </w:tblGridChange>
      </w:tblGrid>
      <w:tr w:rsidR="00AC45AB" w:rsidRPr="001256BE" w14:paraId="06E6D72C" w14:textId="77777777" w:rsidTr="005F236E">
        <w:trPr>
          <w:trHeight w:val="300"/>
          <w:trPrChange w:id="425" w:author="Maria Makri" w:date="2025-12-09T07:03:00Z" w16du:dateUtc="2025-12-09T06:03:00Z">
            <w:trPr>
              <w:gridBefore w:val="1"/>
              <w:trHeight w:val="300"/>
            </w:trPr>
          </w:trPrChange>
        </w:trPr>
        <w:tc>
          <w:tcPr>
            <w:tcW w:w="1985" w:type="dxa"/>
            <w:hideMark/>
            <w:tcPrChange w:id="426" w:author="Maria Makri" w:date="2025-12-09T07:03:00Z" w16du:dateUtc="2025-12-09T06:03:00Z">
              <w:tcPr>
                <w:tcW w:w="1844" w:type="dxa"/>
                <w:gridSpan w:val="2"/>
                <w:hideMark/>
              </w:tcPr>
            </w:tcPrChange>
          </w:tcPr>
          <w:p w14:paraId="78FDAA3E" w14:textId="77777777" w:rsidR="001256BE" w:rsidRPr="001256BE" w:rsidRDefault="001256BE" w:rsidP="001256BE">
            <w:pPr>
              <w:pStyle w:val="ListParagraph"/>
              <w:rPr>
                <w:b/>
                <w:bCs/>
              </w:rPr>
            </w:pPr>
            <w:r w:rsidRPr="001256BE">
              <w:rPr>
                <w:b/>
                <w:bCs/>
              </w:rPr>
              <w:t>Code</w:t>
            </w:r>
          </w:p>
        </w:tc>
        <w:tc>
          <w:tcPr>
            <w:tcW w:w="2552" w:type="dxa"/>
            <w:hideMark/>
            <w:tcPrChange w:id="427" w:author="Maria Makri" w:date="2025-12-09T07:03:00Z" w16du:dateUtc="2025-12-09T06:03:00Z">
              <w:tcPr>
                <w:tcW w:w="2693" w:type="dxa"/>
                <w:gridSpan w:val="2"/>
                <w:hideMark/>
              </w:tcPr>
            </w:tcPrChange>
          </w:tcPr>
          <w:p w14:paraId="3678F69F" w14:textId="77777777" w:rsidR="001256BE" w:rsidRPr="001256BE" w:rsidRDefault="001256BE" w:rsidP="001256BE">
            <w:pPr>
              <w:pStyle w:val="ListParagraph"/>
              <w:rPr>
                <w:b/>
                <w:bCs/>
              </w:rPr>
            </w:pPr>
            <w:r w:rsidRPr="001256BE">
              <w:rPr>
                <w:b/>
                <w:bCs/>
              </w:rPr>
              <w:t>Description</w:t>
            </w:r>
          </w:p>
        </w:tc>
        <w:tc>
          <w:tcPr>
            <w:tcW w:w="6237" w:type="dxa"/>
            <w:hideMark/>
            <w:tcPrChange w:id="428" w:author="Maria Makri" w:date="2025-12-09T07:03:00Z" w16du:dateUtc="2025-12-09T06:03:00Z">
              <w:tcPr>
                <w:tcW w:w="6237" w:type="dxa"/>
                <w:gridSpan w:val="2"/>
                <w:hideMark/>
              </w:tcPr>
            </w:tcPrChange>
          </w:tcPr>
          <w:p w14:paraId="599A1364" w14:textId="77777777" w:rsidR="001256BE" w:rsidRPr="001256BE" w:rsidRDefault="001256BE" w:rsidP="001256BE">
            <w:pPr>
              <w:pStyle w:val="ListParagraph"/>
              <w:rPr>
                <w:b/>
                <w:bCs/>
              </w:rPr>
            </w:pPr>
            <w:r w:rsidRPr="001256BE">
              <w:rPr>
                <w:b/>
                <w:bCs/>
              </w:rPr>
              <w:t>Long description</w:t>
            </w:r>
          </w:p>
        </w:tc>
      </w:tr>
      <w:tr w:rsidR="00AC45AB" w:rsidRPr="001256BE" w14:paraId="57B4F8D8" w14:textId="77777777" w:rsidTr="005F236E">
        <w:trPr>
          <w:trHeight w:val="590"/>
          <w:trPrChange w:id="429" w:author="Maria Makri" w:date="2025-12-09T07:03:00Z" w16du:dateUtc="2025-12-09T06:03:00Z">
            <w:trPr>
              <w:gridBefore w:val="1"/>
              <w:trHeight w:val="590"/>
            </w:trPr>
          </w:trPrChange>
        </w:trPr>
        <w:tc>
          <w:tcPr>
            <w:tcW w:w="1985" w:type="dxa"/>
            <w:hideMark/>
            <w:tcPrChange w:id="430" w:author="Maria Makri" w:date="2025-12-09T07:03:00Z" w16du:dateUtc="2025-12-09T06:03:00Z">
              <w:tcPr>
                <w:tcW w:w="1844" w:type="dxa"/>
                <w:gridSpan w:val="2"/>
                <w:hideMark/>
              </w:tcPr>
            </w:tcPrChange>
          </w:tcPr>
          <w:p w14:paraId="60D95F6A" w14:textId="77777777" w:rsidR="001256BE" w:rsidRPr="00C10F84" w:rsidRDefault="001256BE">
            <w:pPr>
              <w:rPr>
                <w:b/>
                <w:bCs/>
                <w:rPrChange w:id="431" w:author="Maria Makri" w:date="2025-12-09T07:01:00Z" w16du:dateUtc="2025-12-09T06:01:00Z">
                  <w:rPr/>
                </w:rPrChange>
              </w:rPr>
              <w:pPrChange w:id="432" w:author="Maria Makri" w:date="2025-12-09T07:01:00Z" w16du:dateUtc="2025-12-09T06:01:00Z">
                <w:pPr>
                  <w:pStyle w:val="ListParagraph"/>
                </w:pPr>
              </w:pPrChange>
            </w:pPr>
            <w:r w:rsidRPr="00C10F84">
              <w:rPr>
                <w:b/>
                <w:bCs/>
                <w:rPrChange w:id="433" w:author="Maria Makri" w:date="2025-12-09T07:01:00Z" w16du:dateUtc="2025-12-09T06:01:00Z">
                  <w:rPr/>
                </w:rPrChange>
              </w:rPr>
              <w:t>TemporalEvent</w:t>
            </w:r>
          </w:p>
        </w:tc>
        <w:tc>
          <w:tcPr>
            <w:tcW w:w="2552" w:type="dxa"/>
            <w:hideMark/>
            <w:tcPrChange w:id="434" w:author="Maria Makri" w:date="2025-12-09T07:03:00Z" w16du:dateUtc="2025-12-09T06:03:00Z">
              <w:tcPr>
                <w:tcW w:w="2693" w:type="dxa"/>
                <w:gridSpan w:val="2"/>
                <w:hideMark/>
              </w:tcPr>
            </w:tcPrChange>
          </w:tcPr>
          <w:p w14:paraId="0E2E5AB3" w14:textId="56D195F7" w:rsidR="001256BE" w:rsidRPr="00EB3EC4" w:rsidRDefault="001256BE" w:rsidP="001256BE">
            <w:pPr>
              <w:rPr>
                <w:lang w:val="en-US"/>
                <w:rPrChange w:id="435" w:author="Kirsten Birch Håkansson" w:date="2025-12-08T11:50:00Z" w16du:dateUtc="2025-12-08T10:50:00Z">
                  <w:rPr/>
                </w:rPrChange>
              </w:rPr>
            </w:pPr>
            <w:r w:rsidRPr="00EB3EC4">
              <w:rPr>
                <w:lang w:val="en-US"/>
                <w:rPrChange w:id="436" w:author="Kirsten Birch Håkansson" w:date="2025-12-08T11:50:00Z" w16du:dateUtc="2025-12-08T10:50:00Z">
                  <w:rPr/>
                </w:rPrChange>
              </w:rPr>
              <w:t xml:space="preserve">The primary sampling unit is </w:t>
            </w:r>
            <w:r w:rsidR="00FF3AE4" w:rsidRPr="00EB3EC4">
              <w:rPr>
                <w:lang w:val="en-US"/>
                <w:rPrChange w:id="437" w:author="Kirsten Birch Håkansson" w:date="2025-12-08T11:50:00Z" w16du:dateUtc="2025-12-08T10:50:00Z">
                  <w:rPr/>
                </w:rPrChange>
              </w:rPr>
              <w:t>a time unit</w:t>
            </w:r>
            <w:r w:rsidRPr="00EB3EC4">
              <w:rPr>
                <w:lang w:val="en-US"/>
                <w:rPrChange w:id="438" w:author="Kirsten Birch Håkansson" w:date="2025-12-08T11:50:00Z" w16du:dateUtc="2025-12-08T10:50:00Z">
                  <w:rPr/>
                </w:rPrChange>
              </w:rPr>
              <w:t xml:space="preserve"> (e.g., </w:t>
            </w:r>
            <w:del w:id="439" w:author="Maria Makri" w:date="2025-12-09T07:31:00Z" w16du:dateUtc="2025-12-09T06:31:00Z">
              <w:r w:rsidRPr="00EB3EC4" w:rsidDel="000150CE">
                <w:rPr>
                  <w:lang w:val="en-US"/>
                  <w:rPrChange w:id="440" w:author="Kirsten Birch Håkansson" w:date="2025-12-08T11:50:00Z" w16du:dateUtc="2025-12-08T10:50:00Z">
                    <w:rPr/>
                  </w:rPrChange>
                </w:rPr>
                <w:delText>minute</w:delText>
              </w:r>
            </w:del>
            <w:ins w:id="441" w:author="Maria Makri" w:date="2025-12-09T07:31:00Z" w16du:dateUtc="2025-12-09T06:31:00Z">
              <w:r w:rsidR="000150CE">
                <w:rPr>
                  <w:lang w:val="en-US"/>
                </w:rPr>
                <w:t>day</w:t>
              </w:r>
            </w:ins>
            <w:r w:rsidRPr="00EB3EC4">
              <w:rPr>
                <w:lang w:val="en-US"/>
                <w:rPrChange w:id="442" w:author="Kirsten Birch Håkansson" w:date="2025-12-08T11:50:00Z" w16du:dateUtc="2025-12-08T10:50:00Z">
                  <w:rPr/>
                </w:rPrChange>
              </w:rPr>
              <w:t xml:space="preserve">, week, </w:t>
            </w:r>
            <w:ins w:id="443" w:author="Maria Makri" w:date="2025-12-09T07:31:00Z" w16du:dateUtc="2025-12-09T06:31:00Z">
              <w:r w:rsidR="000150CE">
                <w:rPr>
                  <w:lang w:val="en-US"/>
                </w:rPr>
                <w:t>mo</w:t>
              </w:r>
            </w:ins>
            <w:ins w:id="444" w:author="Maria Makri" w:date="2025-12-09T07:32:00Z" w16du:dateUtc="2025-12-09T06:32:00Z">
              <w:r w:rsidR="000150CE">
                <w:rPr>
                  <w:lang w:val="en-US"/>
                </w:rPr>
                <w:t>n</w:t>
              </w:r>
            </w:ins>
            <w:ins w:id="445" w:author="Maria Makri" w:date="2025-12-09T07:31:00Z" w16du:dateUtc="2025-12-09T06:31:00Z">
              <w:r w:rsidR="000150CE">
                <w:rPr>
                  <w:lang w:val="en-US"/>
                </w:rPr>
                <w:t>t</w:t>
              </w:r>
            </w:ins>
            <w:ins w:id="446" w:author="Maria Makri" w:date="2025-12-09T07:32:00Z" w16du:dateUtc="2025-12-09T06:32:00Z">
              <w:r w:rsidR="000150CE">
                <w:rPr>
                  <w:lang w:val="en-US"/>
                </w:rPr>
                <w:t xml:space="preserve">h </w:t>
              </w:r>
            </w:ins>
            <w:r w:rsidRPr="00EB3EC4">
              <w:rPr>
                <w:lang w:val="en-US"/>
                <w:rPrChange w:id="447" w:author="Kirsten Birch Håkansson" w:date="2025-12-08T11:50:00Z" w16du:dateUtc="2025-12-08T10:50:00Z">
                  <w:rPr/>
                </w:rPrChange>
              </w:rPr>
              <w:t>or quarter)</w:t>
            </w:r>
            <w:r w:rsidR="00FF3AE4" w:rsidRPr="00EB3EC4">
              <w:rPr>
                <w:lang w:val="en-US"/>
                <w:rPrChange w:id="448" w:author="Kirsten Birch Håkansson" w:date="2025-12-08T11:50:00Z" w16du:dateUtc="2025-12-08T10:50:00Z">
                  <w:rPr/>
                </w:rPrChange>
              </w:rPr>
              <w:t>.</w:t>
            </w:r>
          </w:p>
        </w:tc>
        <w:tc>
          <w:tcPr>
            <w:tcW w:w="6237" w:type="dxa"/>
            <w:hideMark/>
            <w:tcPrChange w:id="449" w:author="Maria Makri" w:date="2025-12-09T07:03:00Z" w16du:dateUtc="2025-12-09T06:03:00Z">
              <w:tcPr>
                <w:tcW w:w="6237" w:type="dxa"/>
                <w:gridSpan w:val="2"/>
                <w:hideMark/>
              </w:tcPr>
            </w:tcPrChange>
          </w:tcPr>
          <w:p w14:paraId="235A3BCD" w14:textId="77777777" w:rsidR="001256BE" w:rsidRPr="001256BE" w:rsidRDefault="001256BE" w:rsidP="001256BE">
            <w:pPr>
              <w:pStyle w:val="ListParagraph"/>
            </w:pPr>
            <w:r w:rsidRPr="001256BE">
              <w:t>—</w:t>
            </w:r>
          </w:p>
        </w:tc>
      </w:tr>
      <w:tr w:rsidR="00AC45AB" w:rsidRPr="001256BE" w14:paraId="73A28050" w14:textId="77777777" w:rsidTr="005F236E">
        <w:trPr>
          <w:trHeight w:val="590"/>
          <w:trPrChange w:id="450" w:author="Maria Makri" w:date="2025-12-09T07:03:00Z" w16du:dateUtc="2025-12-09T06:03:00Z">
            <w:trPr>
              <w:gridBefore w:val="1"/>
              <w:trHeight w:val="590"/>
            </w:trPr>
          </w:trPrChange>
        </w:trPr>
        <w:tc>
          <w:tcPr>
            <w:tcW w:w="1985" w:type="dxa"/>
            <w:hideMark/>
            <w:tcPrChange w:id="451" w:author="Maria Makri" w:date="2025-12-09T07:03:00Z" w16du:dateUtc="2025-12-09T06:03:00Z">
              <w:tcPr>
                <w:tcW w:w="1844" w:type="dxa"/>
                <w:gridSpan w:val="2"/>
                <w:hideMark/>
              </w:tcPr>
            </w:tcPrChange>
          </w:tcPr>
          <w:p w14:paraId="54BB5A59" w14:textId="77777777" w:rsidR="001256BE" w:rsidRPr="00C10F84" w:rsidRDefault="001256BE">
            <w:pPr>
              <w:rPr>
                <w:b/>
                <w:bCs/>
                <w:rPrChange w:id="452" w:author="Maria Makri" w:date="2025-12-09T07:02:00Z" w16du:dateUtc="2025-12-09T06:02:00Z">
                  <w:rPr/>
                </w:rPrChange>
              </w:rPr>
              <w:pPrChange w:id="453" w:author="Maria Makri" w:date="2025-12-09T07:02:00Z" w16du:dateUtc="2025-12-09T06:02:00Z">
                <w:pPr>
                  <w:pStyle w:val="ListParagraph"/>
                </w:pPr>
              </w:pPrChange>
            </w:pPr>
            <w:r w:rsidRPr="00C10F84">
              <w:rPr>
                <w:b/>
                <w:bCs/>
                <w:rPrChange w:id="454" w:author="Maria Makri" w:date="2025-12-09T07:02:00Z" w16du:dateUtc="2025-12-09T06:02:00Z">
                  <w:rPr/>
                </w:rPrChange>
              </w:rPr>
              <w:t>Location</w:t>
            </w:r>
          </w:p>
        </w:tc>
        <w:tc>
          <w:tcPr>
            <w:tcW w:w="2552" w:type="dxa"/>
            <w:hideMark/>
            <w:tcPrChange w:id="455" w:author="Maria Makri" w:date="2025-12-09T07:03:00Z" w16du:dateUtc="2025-12-09T06:03:00Z">
              <w:tcPr>
                <w:tcW w:w="2693" w:type="dxa"/>
                <w:gridSpan w:val="2"/>
                <w:hideMark/>
              </w:tcPr>
            </w:tcPrChange>
          </w:tcPr>
          <w:p w14:paraId="3285E70B" w14:textId="44161C29" w:rsidR="001256BE" w:rsidRPr="00EB3EC4" w:rsidRDefault="001256BE" w:rsidP="001256BE">
            <w:pPr>
              <w:rPr>
                <w:lang w:val="en-US"/>
                <w:rPrChange w:id="456" w:author="Kirsten Birch Håkansson" w:date="2025-12-08T11:50:00Z" w16du:dateUtc="2025-12-08T10:50:00Z">
                  <w:rPr/>
                </w:rPrChange>
              </w:rPr>
            </w:pPr>
            <w:commentRangeStart w:id="457"/>
            <w:r w:rsidRPr="00EB3EC4">
              <w:rPr>
                <w:lang w:val="en-US"/>
                <w:rPrChange w:id="458" w:author="Kirsten Birch Håkansson" w:date="2025-12-08T11:50:00Z" w16du:dateUtc="2025-12-08T10:50:00Z">
                  <w:rPr/>
                </w:rPrChange>
              </w:rPr>
              <w:t xml:space="preserve">The primary sampling unit is a location (e.g. </w:t>
            </w:r>
            <w:del w:id="459" w:author="Maria Makri" w:date="2025-12-09T07:32:00Z" w16du:dateUtc="2025-12-09T06:32:00Z">
              <w:r w:rsidRPr="00EB3EC4" w:rsidDel="002020AC">
                <w:rPr>
                  <w:lang w:val="en-US"/>
                  <w:rPrChange w:id="460" w:author="Kirsten Birch Håkansson" w:date="2025-12-08T11:50:00Z" w16du:dateUtc="2025-12-08T10:50:00Z">
                    <w:rPr/>
                  </w:rPrChange>
                </w:rPr>
                <w:delText>harbour</w:delText>
              </w:r>
            </w:del>
            <w:ins w:id="461" w:author="Maria Makri" w:date="2025-12-09T07:32:00Z" w16du:dateUtc="2025-12-09T06:32:00Z">
              <w:r w:rsidR="002020AC" w:rsidRPr="002020AC">
                <w:rPr>
                  <w:lang w:val="en-US"/>
                </w:rPr>
                <w:t>harbor</w:t>
              </w:r>
            </w:ins>
            <w:r w:rsidRPr="00EB3EC4">
              <w:rPr>
                <w:lang w:val="en-US"/>
                <w:rPrChange w:id="462" w:author="Kirsten Birch Håkansson" w:date="2025-12-08T11:50:00Z" w16du:dateUtc="2025-12-08T10:50:00Z">
                  <w:rPr/>
                </w:rPrChange>
              </w:rPr>
              <w:t>, auction)</w:t>
            </w:r>
            <w:r w:rsidR="00FF3AE4" w:rsidRPr="00EB3EC4">
              <w:rPr>
                <w:lang w:val="en-US"/>
                <w:rPrChange w:id="463" w:author="Kirsten Birch Håkansson" w:date="2025-12-08T11:50:00Z" w16du:dateUtc="2025-12-08T10:50:00Z">
                  <w:rPr/>
                </w:rPrChange>
              </w:rPr>
              <w:t>.</w:t>
            </w:r>
            <w:commentRangeEnd w:id="457"/>
            <w:r w:rsidR="006051B2" w:rsidRPr="00EB3EC4">
              <w:rPr>
                <w:rStyle w:val="CommentReference"/>
                <w:sz w:val="22"/>
                <w:szCs w:val="22"/>
                <w:lang w:val="en-US"/>
                <w:rPrChange w:id="464" w:author="Kirsten Birch Håkansson" w:date="2025-12-08T11:50:00Z" w16du:dateUtc="2025-12-08T10:50:00Z">
                  <w:rPr>
                    <w:rStyle w:val="CommentReference"/>
                    <w:sz w:val="22"/>
                    <w:szCs w:val="22"/>
                  </w:rPr>
                </w:rPrChange>
              </w:rPr>
              <w:commentReference w:id="457"/>
            </w:r>
          </w:p>
        </w:tc>
        <w:tc>
          <w:tcPr>
            <w:tcW w:w="6237" w:type="dxa"/>
            <w:hideMark/>
            <w:tcPrChange w:id="465" w:author="Maria Makri" w:date="2025-12-09T07:03:00Z" w16du:dateUtc="2025-12-09T06:03:00Z">
              <w:tcPr>
                <w:tcW w:w="6237" w:type="dxa"/>
                <w:gridSpan w:val="2"/>
                <w:hideMark/>
              </w:tcPr>
            </w:tcPrChange>
          </w:tcPr>
          <w:p w14:paraId="55FD5B40" w14:textId="77777777" w:rsidR="001256BE" w:rsidRPr="001256BE" w:rsidRDefault="001256BE" w:rsidP="001256BE">
            <w:pPr>
              <w:pStyle w:val="ListParagraph"/>
            </w:pPr>
            <w:r w:rsidRPr="001256BE">
              <w:t>—</w:t>
            </w:r>
          </w:p>
        </w:tc>
      </w:tr>
      <w:tr w:rsidR="00AC45AB" w:rsidRPr="001256BE" w14:paraId="2211127A" w14:textId="77777777" w:rsidTr="005F236E">
        <w:trPr>
          <w:trHeight w:val="300"/>
          <w:trPrChange w:id="466" w:author="Maria Makri" w:date="2025-12-09T07:03:00Z" w16du:dateUtc="2025-12-09T06:03:00Z">
            <w:trPr>
              <w:gridBefore w:val="1"/>
              <w:trHeight w:val="300"/>
            </w:trPr>
          </w:trPrChange>
        </w:trPr>
        <w:tc>
          <w:tcPr>
            <w:tcW w:w="1985" w:type="dxa"/>
            <w:hideMark/>
            <w:tcPrChange w:id="467" w:author="Maria Makri" w:date="2025-12-09T07:03:00Z" w16du:dateUtc="2025-12-09T06:03:00Z">
              <w:tcPr>
                <w:tcW w:w="1844" w:type="dxa"/>
                <w:gridSpan w:val="2"/>
                <w:hideMark/>
              </w:tcPr>
            </w:tcPrChange>
          </w:tcPr>
          <w:p w14:paraId="3C2163A4" w14:textId="53A237EF" w:rsidR="001256BE" w:rsidRPr="00C10F84" w:rsidRDefault="00233589">
            <w:pPr>
              <w:rPr>
                <w:b/>
                <w:bCs/>
                <w:rPrChange w:id="468" w:author="Maria Makri" w:date="2025-12-09T07:02:00Z" w16du:dateUtc="2025-12-09T06:02:00Z">
                  <w:rPr/>
                </w:rPrChange>
              </w:rPr>
              <w:pPrChange w:id="469" w:author="Maria Makri" w:date="2025-12-09T07:02:00Z" w16du:dateUtc="2025-12-09T06:02:00Z">
                <w:pPr>
                  <w:pStyle w:val="ListParagraph"/>
                </w:pPr>
              </w:pPrChange>
            </w:pPr>
            <w:ins w:id="470" w:author="Maria Makri" w:date="2025-12-09T06:50:00Z" w16du:dateUtc="2025-12-09T05:50:00Z">
              <w:r w:rsidRPr="00C10F84">
                <w:rPr>
                  <w:b/>
                  <w:bCs/>
                  <w:rPrChange w:id="471" w:author="Maria Makri" w:date="2025-12-09T07:02:00Z" w16du:dateUtc="2025-12-09T06:02:00Z">
                    <w:rPr/>
                  </w:rPrChange>
                </w:rPr>
                <w:t>Fishing</w:t>
              </w:r>
            </w:ins>
            <w:r w:rsidR="001256BE" w:rsidRPr="00C10F84">
              <w:rPr>
                <w:b/>
                <w:bCs/>
                <w:rPrChange w:id="472" w:author="Maria Makri" w:date="2025-12-09T07:02:00Z" w16du:dateUtc="2025-12-09T06:02:00Z">
                  <w:rPr/>
                </w:rPrChange>
              </w:rPr>
              <w:t>Vessel</w:t>
            </w:r>
          </w:p>
        </w:tc>
        <w:tc>
          <w:tcPr>
            <w:tcW w:w="2552" w:type="dxa"/>
            <w:hideMark/>
            <w:tcPrChange w:id="473" w:author="Maria Makri" w:date="2025-12-09T07:03:00Z" w16du:dateUtc="2025-12-09T06:03:00Z">
              <w:tcPr>
                <w:tcW w:w="2693" w:type="dxa"/>
                <w:gridSpan w:val="2"/>
                <w:hideMark/>
              </w:tcPr>
            </w:tcPrChange>
          </w:tcPr>
          <w:p w14:paraId="67F857AD" w14:textId="77777777" w:rsidR="001256BE" w:rsidRPr="00EB3EC4" w:rsidRDefault="001256BE" w:rsidP="001256BE">
            <w:pPr>
              <w:rPr>
                <w:lang w:val="en-US"/>
                <w:rPrChange w:id="474" w:author="Kirsten Birch Håkansson" w:date="2025-12-08T11:50:00Z" w16du:dateUtc="2025-12-08T10:50:00Z">
                  <w:rPr/>
                </w:rPrChange>
              </w:rPr>
            </w:pPr>
            <w:r w:rsidRPr="00EB3EC4">
              <w:rPr>
                <w:lang w:val="en-US"/>
                <w:rPrChange w:id="475" w:author="Kirsten Birch Håkansson" w:date="2025-12-08T11:50:00Z" w16du:dateUtc="2025-12-08T10:50:00Z">
                  <w:rPr/>
                </w:rPrChange>
              </w:rPr>
              <w:t>The primary sampling unit is a vessel.</w:t>
            </w:r>
          </w:p>
        </w:tc>
        <w:tc>
          <w:tcPr>
            <w:tcW w:w="6237" w:type="dxa"/>
            <w:hideMark/>
            <w:tcPrChange w:id="476" w:author="Maria Makri" w:date="2025-12-09T07:03:00Z" w16du:dateUtc="2025-12-09T06:03:00Z">
              <w:tcPr>
                <w:tcW w:w="6237" w:type="dxa"/>
                <w:gridSpan w:val="2"/>
                <w:hideMark/>
              </w:tcPr>
            </w:tcPrChange>
          </w:tcPr>
          <w:p w14:paraId="3D488487" w14:textId="44DDF2A7" w:rsidR="001256BE" w:rsidRPr="001256BE" w:rsidRDefault="00395114">
            <w:pPr>
              <w:pPrChange w:id="477" w:author="Maria Makri" w:date="2025-12-09T06:56:00Z" w16du:dateUtc="2025-12-09T05:56:00Z">
                <w:pPr>
                  <w:pStyle w:val="ListParagraph"/>
                </w:pPr>
              </w:pPrChange>
            </w:pPr>
            <w:ins w:id="478" w:author="Maria Makri" w:date="2025-12-09T06:56:00Z">
              <w:r w:rsidRPr="00395114">
                <w:t>A vessel, ship, boat or other type of craft used for, equipped to be used for, or intended to be used for, fishing operations. A fishing vessel may be powered or unpowered, and decked or undecked and a classification of fishing vessel types is provided in the International Standard Statistical Classification of Fishery Vessels (ISSCFV</w:t>
              </w:r>
            </w:ins>
            <w:del w:id="479" w:author="Maria Makri" w:date="2025-12-09T06:56:00Z" w16du:dateUtc="2025-12-09T05:56:00Z">
              <w:r w:rsidR="001256BE" w:rsidRPr="001256BE" w:rsidDel="00395114">
                <w:delText>—</w:delText>
              </w:r>
            </w:del>
          </w:p>
        </w:tc>
      </w:tr>
      <w:tr w:rsidR="00AC45AB" w:rsidRPr="00625021" w14:paraId="587B2C70" w14:textId="77777777" w:rsidTr="005F236E">
        <w:trPr>
          <w:trHeight w:val="1460"/>
          <w:trPrChange w:id="480" w:author="Maria Makri" w:date="2025-12-09T07:03:00Z" w16du:dateUtc="2025-12-09T06:03:00Z">
            <w:trPr>
              <w:gridBefore w:val="1"/>
              <w:trHeight w:val="1460"/>
            </w:trPr>
          </w:trPrChange>
        </w:trPr>
        <w:tc>
          <w:tcPr>
            <w:tcW w:w="1985" w:type="dxa"/>
            <w:hideMark/>
            <w:tcPrChange w:id="481" w:author="Maria Makri" w:date="2025-12-09T07:03:00Z" w16du:dateUtc="2025-12-09T06:03:00Z">
              <w:tcPr>
                <w:tcW w:w="1844" w:type="dxa"/>
                <w:gridSpan w:val="2"/>
                <w:hideMark/>
              </w:tcPr>
            </w:tcPrChange>
          </w:tcPr>
          <w:p w14:paraId="03FE8739" w14:textId="77777777" w:rsidR="001256BE" w:rsidRPr="00C10F84" w:rsidRDefault="001256BE">
            <w:pPr>
              <w:rPr>
                <w:b/>
                <w:bCs/>
                <w:rPrChange w:id="482" w:author="Maria Makri" w:date="2025-12-09T07:02:00Z" w16du:dateUtc="2025-12-09T06:02:00Z">
                  <w:rPr/>
                </w:rPrChange>
              </w:rPr>
              <w:pPrChange w:id="483" w:author="Maria Makri" w:date="2025-12-09T07:02:00Z" w16du:dateUtc="2025-12-09T06:02:00Z">
                <w:pPr>
                  <w:pStyle w:val="ListParagraph"/>
                </w:pPr>
              </w:pPrChange>
            </w:pPr>
            <w:r w:rsidRPr="00C10F84">
              <w:rPr>
                <w:b/>
                <w:bCs/>
                <w:rPrChange w:id="484" w:author="Maria Makri" w:date="2025-12-09T07:02:00Z" w16du:dateUtc="2025-12-09T06:02:00Z">
                  <w:rPr/>
                </w:rPrChange>
              </w:rPr>
              <w:t>Fishing</w:t>
            </w:r>
            <w:del w:id="485" w:author="Kirsten Birch Håkansson" w:date="2025-12-08T12:08:00Z" w16du:dateUtc="2025-12-08T11:08:00Z">
              <w:r w:rsidRPr="00C10F84" w:rsidDel="001D494B">
                <w:rPr>
                  <w:b/>
                  <w:bCs/>
                  <w:rPrChange w:id="486" w:author="Maria Makri" w:date="2025-12-09T07:02:00Z" w16du:dateUtc="2025-12-09T06:02:00Z">
                    <w:rPr/>
                  </w:rPrChange>
                </w:rPr>
                <w:delText xml:space="preserve"> </w:delText>
              </w:r>
            </w:del>
            <w:r w:rsidRPr="00C10F84">
              <w:rPr>
                <w:b/>
                <w:bCs/>
                <w:rPrChange w:id="487" w:author="Maria Makri" w:date="2025-12-09T07:02:00Z" w16du:dateUtc="2025-12-09T06:02:00Z">
                  <w:rPr/>
                </w:rPrChange>
              </w:rPr>
              <w:t>Trip</w:t>
            </w:r>
          </w:p>
        </w:tc>
        <w:tc>
          <w:tcPr>
            <w:tcW w:w="2552" w:type="dxa"/>
            <w:hideMark/>
            <w:tcPrChange w:id="488" w:author="Maria Makri" w:date="2025-12-09T07:03:00Z" w16du:dateUtc="2025-12-09T06:03:00Z">
              <w:tcPr>
                <w:tcW w:w="2693" w:type="dxa"/>
                <w:gridSpan w:val="2"/>
                <w:hideMark/>
              </w:tcPr>
            </w:tcPrChange>
          </w:tcPr>
          <w:p w14:paraId="56965253" w14:textId="7A3DA7EA" w:rsidR="001256BE" w:rsidRPr="00EB3EC4" w:rsidRDefault="001256BE" w:rsidP="001256BE">
            <w:pPr>
              <w:rPr>
                <w:lang w:val="en-US"/>
                <w:rPrChange w:id="489" w:author="Kirsten Birch Håkansson" w:date="2025-12-08T11:50:00Z" w16du:dateUtc="2025-12-08T10:50:00Z">
                  <w:rPr/>
                </w:rPrChange>
              </w:rPr>
            </w:pPr>
            <w:r w:rsidRPr="00EB3EC4">
              <w:rPr>
                <w:lang w:val="en-US"/>
                <w:rPrChange w:id="490" w:author="Kirsten Birch Håkansson" w:date="2025-12-08T11:50:00Z" w16du:dateUtc="2025-12-08T10:50:00Z">
                  <w:rPr/>
                </w:rPrChange>
              </w:rPr>
              <w:t xml:space="preserve">The primary sampling unit is </w:t>
            </w:r>
            <w:r w:rsidR="00232C51" w:rsidRPr="00EB3EC4">
              <w:rPr>
                <w:lang w:val="en-US"/>
                <w:rPrChange w:id="491" w:author="Kirsten Birch Håkansson" w:date="2025-12-08T11:50:00Z" w16du:dateUtc="2025-12-08T10:50:00Z">
                  <w:rPr/>
                </w:rPrChange>
              </w:rPr>
              <w:t>a</w:t>
            </w:r>
            <w:r w:rsidRPr="00EB3EC4">
              <w:rPr>
                <w:lang w:val="en-US"/>
                <w:rPrChange w:id="492" w:author="Kirsten Birch Håkansson" w:date="2025-12-08T11:50:00Z" w16du:dateUtc="2025-12-08T10:50:00Z">
                  <w:rPr/>
                </w:rPrChange>
              </w:rPr>
              <w:t xml:space="preserve"> fishing trip</w:t>
            </w:r>
            <w:r w:rsidR="00232C51" w:rsidRPr="00EB3EC4">
              <w:rPr>
                <w:lang w:val="en-US"/>
                <w:rPrChange w:id="493" w:author="Kirsten Birch Håkansson" w:date="2025-12-08T11:50:00Z" w16du:dateUtc="2025-12-08T10:50:00Z">
                  <w:rPr/>
                </w:rPrChange>
              </w:rPr>
              <w:t xml:space="preserve"> (from departure to arrival at port)</w:t>
            </w:r>
            <w:r w:rsidR="00FF3AE4" w:rsidRPr="00EB3EC4">
              <w:rPr>
                <w:lang w:val="en-US"/>
                <w:rPrChange w:id="494" w:author="Kirsten Birch Håkansson" w:date="2025-12-08T11:50:00Z" w16du:dateUtc="2025-12-08T10:50:00Z">
                  <w:rPr/>
                </w:rPrChange>
              </w:rPr>
              <w:t>.</w:t>
            </w:r>
          </w:p>
        </w:tc>
        <w:tc>
          <w:tcPr>
            <w:tcW w:w="6237" w:type="dxa"/>
            <w:hideMark/>
            <w:tcPrChange w:id="495" w:author="Maria Makri" w:date="2025-12-09T07:03:00Z" w16du:dateUtc="2025-12-09T06:03:00Z">
              <w:tcPr>
                <w:tcW w:w="6237" w:type="dxa"/>
                <w:gridSpan w:val="2"/>
                <w:hideMark/>
              </w:tcPr>
            </w:tcPrChange>
          </w:tcPr>
          <w:p w14:paraId="5AB86ABF" w14:textId="677DA7A8" w:rsidR="001256BE" w:rsidRDefault="00276172" w:rsidP="00276172">
            <w:pPr>
              <w:rPr>
                <w:ins w:id="496" w:author="Maria Makri" w:date="2025-12-09T06:47:00Z" w16du:dateUtc="2025-12-09T05:47:00Z"/>
                <w:lang w:val="en-US"/>
              </w:rPr>
            </w:pPr>
            <w:commentRangeStart w:id="497"/>
            <w:ins w:id="498" w:author="Maria Makri" w:date="2025-12-09T06:46:00Z" w16du:dateUtc="2025-12-09T05:46:00Z">
              <w:r w:rsidRPr="00276172">
                <w:rPr>
                  <w:lang w:val="en-US"/>
                </w:rPr>
                <w:t>A voyage during which fishing may take place, beginning on the day the fisher or fishing vessel departs from</w:t>
              </w:r>
            </w:ins>
            <w:ins w:id="499" w:author="Maria Makri" w:date="2025-12-09T06:49:00Z" w16du:dateUtc="2025-12-09T05:49:00Z">
              <w:r w:rsidR="00F3399D">
                <w:rPr>
                  <w:lang w:val="en-US"/>
                </w:rPr>
                <w:t xml:space="preserve"> </w:t>
              </w:r>
            </w:ins>
            <w:ins w:id="500" w:author="Maria Makri" w:date="2025-12-09T06:46:00Z" w16du:dateUtc="2025-12-09T05:46:00Z">
              <w:r w:rsidRPr="00276172">
                <w:rPr>
                  <w:lang w:val="en-US"/>
                </w:rPr>
                <w:t>a base and ending on the day the fisher or fishing vessel returns to a base or initiates a transhipment or</w:t>
              </w:r>
            </w:ins>
            <w:ins w:id="501" w:author="Maria Makri" w:date="2025-12-09T06:49:00Z" w16du:dateUtc="2025-12-09T05:49:00Z">
              <w:r w:rsidR="00F3399D">
                <w:rPr>
                  <w:lang w:val="en-US"/>
                </w:rPr>
                <w:t xml:space="preserve"> </w:t>
              </w:r>
            </w:ins>
            <w:ins w:id="502" w:author="Maria Makri" w:date="2025-12-09T06:46:00Z" w16du:dateUtc="2025-12-09T05:46:00Z">
              <w:r w:rsidRPr="00276172">
                <w:rPr>
                  <w:lang w:val="en-US"/>
                </w:rPr>
                <w:t>landing, and where a base is a designated port or other geographic location.</w:t>
              </w:r>
              <w:commentRangeEnd w:id="497"/>
              <w:r w:rsidR="00DE0BCD">
                <w:rPr>
                  <w:rStyle w:val="CommentReference"/>
                  <w:sz w:val="22"/>
                  <w:szCs w:val="22"/>
                  <w:lang w:val="en-US"/>
                </w:rPr>
                <w:commentReference w:id="497"/>
              </w:r>
              <w:r w:rsidR="00DE0BCD">
                <w:rPr>
                  <w:lang w:val="en-US"/>
                </w:rPr>
                <w:t xml:space="preserve"> </w:t>
              </w:r>
            </w:ins>
            <w:del w:id="503" w:author="Maria Makri" w:date="2025-12-09T06:46:00Z" w16du:dateUtc="2025-12-09T05:46:00Z">
              <w:r w:rsidR="001256BE" w:rsidRPr="00EB3EC4" w:rsidDel="00276172">
                <w:rPr>
                  <w:lang w:val="en-US"/>
                  <w:rPrChange w:id="504" w:author="Kirsten Birch Håkansson" w:date="2025-12-08T11:50:00Z" w16du:dateUtc="2025-12-08T10:50:00Z">
                    <w:rPr/>
                  </w:rPrChange>
                </w:rPr>
                <w:delText>Fishing trip is defined as any voyage of a fishing vessel during which fishing activities are intended that starts at the moment when the fishing vessel leaves a port and ends on arrival in port.</w:delText>
              </w:r>
            </w:del>
          </w:p>
          <w:p w14:paraId="7C76E139" w14:textId="77777777" w:rsidR="00DE0BCD" w:rsidRDefault="00DE0BCD" w:rsidP="00276172">
            <w:pPr>
              <w:rPr>
                <w:ins w:id="505" w:author="Maria Makri" w:date="2025-12-09T06:47:00Z" w16du:dateUtc="2025-12-09T05:47:00Z"/>
                <w:lang w:val="en-US"/>
              </w:rPr>
            </w:pPr>
          </w:p>
          <w:p w14:paraId="62313AC0" w14:textId="77777777" w:rsidR="00F3399D" w:rsidRDefault="00DE0BCD" w:rsidP="00276172">
            <w:pPr>
              <w:rPr>
                <w:ins w:id="506" w:author="Maria Makri" w:date="2025-12-09T06:49:00Z" w16du:dateUtc="2025-12-09T05:49:00Z"/>
                <w:lang w:val="en-US"/>
              </w:rPr>
            </w:pPr>
            <w:ins w:id="507" w:author="Maria Makri" w:date="2025-12-09T06:47:00Z" w16du:dateUtc="2025-12-09T05:47:00Z">
              <w:r>
                <w:rPr>
                  <w:lang w:val="en-US"/>
                </w:rPr>
                <w:fldChar w:fldCharType="begin"/>
              </w:r>
              <w:r>
                <w:rPr>
                  <w:lang w:val="en-US"/>
                </w:rPr>
                <w:instrText>HYPERLINK "</w:instrText>
              </w:r>
              <w:r w:rsidRPr="00DE0BCD">
                <w:rPr>
                  <w:lang w:val="en-US"/>
                </w:rPr>
                <w:instrText>https://www.fao.org/fishery/services/storage/fs/fishery/documents/</w:instrText>
              </w:r>
              <w:r>
                <w:rPr>
                  <w:lang w:val="en-US"/>
                </w:rPr>
                <w:instrText>"</w:instrText>
              </w:r>
              <w:r>
                <w:rPr>
                  <w:lang w:val="en-US"/>
                </w:rPr>
              </w:r>
              <w:r>
                <w:rPr>
                  <w:lang w:val="en-US"/>
                </w:rPr>
                <w:fldChar w:fldCharType="separate"/>
              </w:r>
              <w:r w:rsidRPr="00B5649F">
                <w:rPr>
                  <w:rStyle w:val="Hyperlink"/>
                  <w:lang w:val="en-US"/>
                </w:rPr>
                <w:t>https://www.fao.org/fishery/services/storage/fs/fishery/documents/</w:t>
              </w:r>
              <w:r>
                <w:rPr>
                  <w:lang w:val="en-US"/>
                </w:rPr>
                <w:fldChar w:fldCharType="end"/>
              </w:r>
            </w:ins>
          </w:p>
          <w:p w14:paraId="5FE111F7" w14:textId="29DEC4D0" w:rsidR="00DE0BCD" w:rsidRPr="00EB3EC4" w:rsidRDefault="00DE0BCD" w:rsidP="00276172">
            <w:pPr>
              <w:rPr>
                <w:lang w:val="en-US"/>
                <w:rPrChange w:id="508" w:author="Kirsten Birch Håkansson" w:date="2025-12-08T11:50:00Z" w16du:dateUtc="2025-12-08T10:50:00Z">
                  <w:rPr/>
                </w:rPrChange>
              </w:rPr>
            </w:pPr>
            <w:ins w:id="509" w:author="Maria Makri" w:date="2025-12-09T06:47:00Z" w16du:dateUtc="2025-12-09T05:47:00Z">
              <w:r w:rsidRPr="00DE0BCD">
                <w:rPr>
                  <w:lang w:val="en-US"/>
                </w:rPr>
                <w:t>CWP/presentations/2023/CWP_IS_2023_Pr.5.3.pdf</w:t>
              </w:r>
            </w:ins>
          </w:p>
        </w:tc>
      </w:tr>
      <w:tr w:rsidR="00AC45AB" w:rsidRPr="00625021" w14:paraId="5D44F0AD" w14:textId="77777777" w:rsidTr="005F236E">
        <w:trPr>
          <w:trHeight w:val="590"/>
          <w:trPrChange w:id="510" w:author="Maria Makri" w:date="2025-12-09T07:03:00Z" w16du:dateUtc="2025-12-09T06:03:00Z">
            <w:trPr>
              <w:gridBefore w:val="1"/>
              <w:trHeight w:val="590"/>
            </w:trPr>
          </w:trPrChange>
        </w:trPr>
        <w:tc>
          <w:tcPr>
            <w:tcW w:w="1985" w:type="dxa"/>
            <w:hideMark/>
            <w:tcPrChange w:id="511" w:author="Maria Makri" w:date="2025-12-09T07:03:00Z" w16du:dateUtc="2025-12-09T06:03:00Z">
              <w:tcPr>
                <w:tcW w:w="1844" w:type="dxa"/>
                <w:gridSpan w:val="2"/>
                <w:hideMark/>
              </w:tcPr>
            </w:tcPrChange>
          </w:tcPr>
          <w:p w14:paraId="08649A42" w14:textId="77777777" w:rsidR="001256BE" w:rsidRPr="00C10F84" w:rsidRDefault="001256BE">
            <w:pPr>
              <w:rPr>
                <w:b/>
                <w:bCs/>
                <w:rPrChange w:id="512" w:author="Maria Makri" w:date="2025-12-09T07:02:00Z" w16du:dateUtc="2025-12-09T06:02:00Z">
                  <w:rPr/>
                </w:rPrChange>
              </w:rPr>
              <w:pPrChange w:id="513" w:author="Maria Makri" w:date="2025-12-09T07:02:00Z" w16du:dateUtc="2025-12-09T06:02:00Z">
                <w:pPr>
                  <w:pStyle w:val="ListParagraph"/>
                </w:pPr>
              </w:pPrChange>
            </w:pPr>
            <w:r w:rsidRPr="00C10F84">
              <w:rPr>
                <w:b/>
                <w:bCs/>
                <w:rPrChange w:id="514" w:author="Maria Makri" w:date="2025-12-09T07:02:00Z" w16du:dateUtc="2025-12-09T06:02:00Z">
                  <w:rPr/>
                </w:rPrChange>
              </w:rPr>
              <w:t>FishingOperation</w:t>
            </w:r>
          </w:p>
        </w:tc>
        <w:tc>
          <w:tcPr>
            <w:tcW w:w="2552" w:type="dxa"/>
            <w:hideMark/>
            <w:tcPrChange w:id="515" w:author="Maria Makri" w:date="2025-12-09T07:03:00Z" w16du:dateUtc="2025-12-09T06:03:00Z">
              <w:tcPr>
                <w:tcW w:w="2693" w:type="dxa"/>
                <w:gridSpan w:val="2"/>
                <w:hideMark/>
              </w:tcPr>
            </w:tcPrChange>
          </w:tcPr>
          <w:p w14:paraId="167E9A17" w14:textId="6C5F9F35" w:rsidR="001256BE" w:rsidRPr="00EB3EC4" w:rsidRDefault="001256BE" w:rsidP="001256BE">
            <w:pPr>
              <w:rPr>
                <w:lang w:val="en-US"/>
                <w:rPrChange w:id="516" w:author="Kirsten Birch Håkansson" w:date="2025-12-08T11:50:00Z" w16du:dateUtc="2025-12-08T10:50:00Z">
                  <w:rPr/>
                </w:rPrChange>
              </w:rPr>
            </w:pPr>
            <w:r w:rsidRPr="00EB3EC4">
              <w:rPr>
                <w:lang w:val="en-US"/>
                <w:rPrChange w:id="517" w:author="Kirsten Birch Håkansson" w:date="2025-12-08T11:50:00Z" w16du:dateUtc="2025-12-08T10:50:00Z">
                  <w:rPr/>
                </w:rPrChange>
              </w:rPr>
              <w:t>The primary sampling unit</w:t>
            </w:r>
            <w:r w:rsidR="00E659DD" w:rsidRPr="00EB3EC4">
              <w:rPr>
                <w:lang w:val="en-US"/>
                <w:rPrChange w:id="518" w:author="Kirsten Birch Håkansson" w:date="2025-12-08T11:50:00Z" w16du:dateUtc="2025-12-08T10:50:00Z">
                  <w:rPr/>
                </w:rPrChange>
              </w:rPr>
              <w:t xml:space="preserve"> </w:t>
            </w:r>
            <w:ins w:id="519" w:author="Sofie Nimmegeers" w:date="2025-10-28T11:18:00Z" w16du:dateUtc="2025-10-28T10:18:00Z">
              <w:r w:rsidR="00782B14" w:rsidRPr="00782B14">
                <w:rPr>
                  <w:lang w:val="en-US"/>
                  <w:rPrChange w:id="520" w:author="Sofie Nimmegeers" w:date="2025-10-28T11:18:00Z" w16du:dateUtc="2025-10-28T10:18:00Z">
                    <w:rPr>
                      <w:lang w:val="nl-BE"/>
                    </w:rPr>
                  </w:rPrChange>
                </w:rPr>
                <w:t>is</w:t>
              </w:r>
              <w:r w:rsidR="00782B14">
                <w:rPr>
                  <w:lang w:val="en-US"/>
                </w:rPr>
                <w:t xml:space="preserve"> a </w:t>
              </w:r>
              <w:r w:rsidR="006E51F0">
                <w:rPr>
                  <w:lang w:val="en-US"/>
                </w:rPr>
                <w:t xml:space="preserve">single fishing event </w:t>
              </w:r>
            </w:ins>
            <w:ins w:id="521" w:author="Sofie Nimmegeers" w:date="2025-10-28T11:29:00Z" w16du:dateUtc="2025-10-28T10:29:00Z">
              <w:r w:rsidR="00E84074">
                <w:rPr>
                  <w:lang w:val="en-US"/>
                </w:rPr>
                <w:t xml:space="preserve">that </w:t>
              </w:r>
            </w:ins>
            <w:ins w:id="522" w:author="Sofie Nimmegeers" w:date="2025-10-28T11:28:00Z" w16du:dateUtc="2025-10-28T10:28:00Z">
              <w:r w:rsidR="00B73A23">
                <w:rPr>
                  <w:lang w:val="en-US"/>
                </w:rPr>
                <w:t xml:space="preserve">corresponds to </w:t>
              </w:r>
            </w:ins>
            <w:del w:id="523" w:author="Sofie Nimmegeers" w:date="2025-10-28T11:28:00Z" w16du:dateUtc="2025-10-28T10:28:00Z">
              <w:r w:rsidR="00E659DD" w:rsidRPr="00EB3EC4" w:rsidDel="00B73A23">
                <w:rPr>
                  <w:lang w:val="en-US"/>
                  <w:rPrChange w:id="524" w:author="Kirsten Birch Håkansson" w:date="2025-12-08T11:50:00Z" w16du:dateUtc="2025-12-08T10:50:00Z">
                    <w:rPr/>
                  </w:rPrChange>
                </w:rPr>
                <w:delText xml:space="preserve">is </w:delText>
              </w:r>
            </w:del>
            <w:r w:rsidR="00E659DD" w:rsidRPr="00EB3EC4">
              <w:rPr>
                <w:lang w:val="en-US"/>
                <w:rPrChange w:id="525" w:author="Kirsten Birch Håkansson" w:date="2025-12-08T11:50:00Z" w16du:dateUtc="2025-12-08T10:50:00Z">
                  <w:rPr/>
                </w:rPrChange>
              </w:rPr>
              <w:t>a set for passive gears and a haul for active gears.</w:t>
            </w:r>
          </w:p>
        </w:tc>
        <w:tc>
          <w:tcPr>
            <w:tcW w:w="6237" w:type="dxa"/>
            <w:hideMark/>
            <w:tcPrChange w:id="526" w:author="Maria Makri" w:date="2025-12-09T07:03:00Z" w16du:dateUtc="2025-12-09T06:03:00Z">
              <w:tcPr>
                <w:tcW w:w="6237" w:type="dxa"/>
                <w:gridSpan w:val="2"/>
                <w:hideMark/>
              </w:tcPr>
            </w:tcPrChange>
          </w:tcPr>
          <w:p w14:paraId="11EA1C1B" w14:textId="4E72200D" w:rsidR="001256BE" w:rsidRPr="00F3399D" w:rsidRDefault="001256BE">
            <w:pPr>
              <w:rPr>
                <w:lang w:val="en-US"/>
                <w:rPrChange w:id="527" w:author="Maria Makri" w:date="2025-12-09T06:49:00Z" w16du:dateUtc="2025-12-09T05:49:00Z">
                  <w:rPr/>
                </w:rPrChange>
              </w:rPr>
              <w:pPrChange w:id="528" w:author="Maria Makri" w:date="2025-12-09T06:49:00Z" w16du:dateUtc="2025-12-09T05:49:00Z">
                <w:pPr>
                  <w:pStyle w:val="ListParagraph"/>
                </w:pPr>
              </w:pPrChange>
            </w:pPr>
            <w:del w:id="529" w:author="Maria Makri" w:date="2025-12-09T06:49:00Z" w16du:dateUtc="2025-12-09T05:49:00Z">
              <w:r w:rsidRPr="00F3399D" w:rsidDel="00F3399D">
                <w:rPr>
                  <w:lang w:val="en-US"/>
                  <w:rPrChange w:id="530" w:author="Maria Makri" w:date="2025-12-09T06:49:00Z" w16du:dateUtc="2025-12-09T05:49:00Z">
                    <w:rPr/>
                  </w:rPrChange>
                </w:rPr>
                <w:delText> </w:delText>
              </w:r>
            </w:del>
            <w:ins w:id="531" w:author="Maria Makri" w:date="2025-12-09T06:49:00Z">
              <w:r w:rsidR="00F3399D" w:rsidRPr="00F3399D">
                <w:t>A set of routine tasks required to operate fishing gear including the deployment and retrieval of fishing gear.</w:t>
              </w:r>
            </w:ins>
          </w:p>
        </w:tc>
      </w:tr>
      <w:tr w:rsidR="00AC45AB" w:rsidRPr="00625021" w14:paraId="431F56DD" w14:textId="77777777" w:rsidTr="005F236E">
        <w:trPr>
          <w:trHeight w:val="590"/>
          <w:trPrChange w:id="532" w:author="Maria Makri" w:date="2025-12-09T07:03:00Z" w16du:dateUtc="2025-12-09T06:03:00Z">
            <w:trPr>
              <w:gridBefore w:val="1"/>
              <w:trHeight w:val="590"/>
            </w:trPr>
          </w:trPrChange>
        </w:trPr>
        <w:tc>
          <w:tcPr>
            <w:tcW w:w="1985" w:type="dxa"/>
            <w:hideMark/>
            <w:tcPrChange w:id="533" w:author="Maria Makri" w:date="2025-12-09T07:03:00Z" w16du:dateUtc="2025-12-09T06:03:00Z">
              <w:tcPr>
                <w:tcW w:w="1844" w:type="dxa"/>
                <w:gridSpan w:val="2"/>
                <w:hideMark/>
              </w:tcPr>
            </w:tcPrChange>
          </w:tcPr>
          <w:p w14:paraId="38D217E1" w14:textId="77777777" w:rsidR="001256BE" w:rsidRPr="00C10F84" w:rsidRDefault="001256BE">
            <w:pPr>
              <w:rPr>
                <w:b/>
                <w:bCs/>
                <w:rPrChange w:id="534" w:author="Maria Makri" w:date="2025-12-09T07:02:00Z" w16du:dateUtc="2025-12-09T06:02:00Z">
                  <w:rPr/>
                </w:rPrChange>
              </w:rPr>
              <w:pPrChange w:id="535" w:author="Maria Makri" w:date="2025-12-09T07:02:00Z" w16du:dateUtc="2025-12-09T06:02:00Z">
                <w:pPr>
                  <w:pStyle w:val="ListParagraph"/>
                </w:pPr>
              </w:pPrChange>
            </w:pPr>
            <w:r w:rsidRPr="00C10F84">
              <w:rPr>
                <w:b/>
                <w:bCs/>
                <w:rPrChange w:id="536" w:author="Maria Makri" w:date="2025-12-09T07:02:00Z" w16du:dateUtc="2025-12-09T06:02:00Z">
                  <w:rPr/>
                </w:rPrChange>
              </w:rPr>
              <w:t>OnshoreEvent</w:t>
            </w:r>
          </w:p>
        </w:tc>
        <w:tc>
          <w:tcPr>
            <w:tcW w:w="2552" w:type="dxa"/>
            <w:hideMark/>
            <w:tcPrChange w:id="537" w:author="Maria Makri" w:date="2025-12-09T07:03:00Z" w16du:dateUtc="2025-12-09T06:03:00Z">
              <w:tcPr>
                <w:tcW w:w="2693" w:type="dxa"/>
                <w:gridSpan w:val="2"/>
                <w:hideMark/>
              </w:tcPr>
            </w:tcPrChange>
          </w:tcPr>
          <w:p w14:paraId="6EEAF651" w14:textId="2648BBAA" w:rsidR="001256BE" w:rsidRPr="00EB3EC4" w:rsidRDefault="001256BE" w:rsidP="001256BE">
            <w:pPr>
              <w:rPr>
                <w:lang w:val="en-US"/>
                <w:rPrChange w:id="538" w:author="Kirsten Birch Håkansson" w:date="2025-12-08T11:50:00Z" w16du:dateUtc="2025-12-08T10:50:00Z">
                  <w:rPr/>
                </w:rPrChange>
              </w:rPr>
            </w:pPr>
            <w:r w:rsidRPr="00EB3EC4">
              <w:rPr>
                <w:lang w:val="en-US"/>
                <w:rPrChange w:id="539" w:author="Kirsten Birch Håkansson" w:date="2025-12-08T11:50:00Z" w16du:dateUtc="2025-12-08T10:50:00Z">
                  <w:rPr/>
                </w:rPrChange>
              </w:rPr>
              <w:t xml:space="preserve">The primary sampling unit is a combination of </w:t>
            </w:r>
            <w:r w:rsidR="00B94C15" w:rsidRPr="00EB3EC4">
              <w:rPr>
                <w:lang w:val="en-US"/>
                <w:rPrChange w:id="540" w:author="Kirsten Birch Håkansson" w:date="2025-12-08T11:50:00Z" w16du:dateUtc="2025-12-08T10:50:00Z">
                  <w:rPr/>
                </w:rPrChange>
              </w:rPr>
              <w:t>Location and Temporal Event.</w:t>
            </w:r>
          </w:p>
        </w:tc>
        <w:tc>
          <w:tcPr>
            <w:tcW w:w="6237" w:type="dxa"/>
            <w:hideMark/>
            <w:tcPrChange w:id="541" w:author="Maria Makri" w:date="2025-12-09T07:03:00Z" w16du:dateUtc="2025-12-09T06:03:00Z">
              <w:tcPr>
                <w:tcW w:w="6237" w:type="dxa"/>
                <w:gridSpan w:val="2"/>
                <w:hideMark/>
              </w:tcPr>
            </w:tcPrChange>
          </w:tcPr>
          <w:p w14:paraId="46F86AA0" w14:textId="77777777" w:rsidR="001256BE" w:rsidRPr="00EB3EC4" w:rsidRDefault="001256BE" w:rsidP="00DC534D">
            <w:pPr>
              <w:rPr>
                <w:lang w:val="en-US"/>
                <w:rPrChange w:id="542" w:author="Kirsten Birch Håkansson" w:date="2025-12-08T11:50:00Z" w16du:dateUtc="2025-12-08T10:50:00Z">
                  <w:rPr/>
                </w:rPrChange>
              </w:rPr>
            </w:pPr>
            <w:r w:rsidRPr="00EB3EC4">
              <w:rPr>
                <w:lang w:val="en-US"/>
                <w:rPrChange w:id="543" w:author="Kirsten Birch Håkansson" w:date="2025-12-08T11:50:00Z" w16du:dateUtc="2025-12-08T10:50:00Z">
                  <w:rPr/>
                </w:rPrChange>
              </w:rPr>
              <w:t>Location * Time — e.g., port-day, market-day, auction-day, or factory-day.</w:t>
            </w:r>
          </w:p>
        </w:tc>
      </w:tr>
      <w:tr w:rsidR="00AC45AB" w:rsidRPr="00625021" w14:paraId="3A69F6C7" w14:textId="77777777" w:rsidTr="005F236E">
        <w:trPr>
          <w:trHeight w:val="880"/>
          <w:trPrChange w:id="544" w:author="Maria Makri" w:date="2025-12-09T07:03:00Z" w16du:dateUtc="2025-12-09T06:03:00Z">
            <w:trPr>
              <w:gridBefore w:val="1"/>
              <w:trHeight w:val="880"/>
            </w:trPr>
          </w:trPrChange>
        </w:trPr>
        <w:tc>
          <w:tcPr>
            <w:tcW w:w="1985" w:type="dxa"/>
            <w:hideMark/>
            <w:tcPrChange w:id="545" w:author="Maria Makri" w:date="2025-12-09T07:03:00Z" w16du:dateUtc="2025-12-09T06:03:00Z">
              <w:tcPr>
                <w:tcW w:w="1844" w:type="dxa"/>
                <w:gridSpan w:val="2"/>
                <w:hideMark/>
              </w:tcPr>
            </w:tcPrChange>
          </w:tcPr>
          <w:p w14:paraId="245434DA" w14:textId="77777777" w:rsidR="001256BE" w:rsidRPr="00C10F84" w:rsidRDefault="001256BE">
            <w:pPr>
              <w:rPr>
                <w:b/>
                <w:bCs/>
                <w:rPrChange w:id="546" w:author="Maria Makri" w:date="2025-12-09T07:02:00Z" w16du:dateUtc="2025-12-09T06:02:00Z">
                  <w:rPr/>
                </w:rPrChange>
              </w:rPr>
              <w:pPrChange w:id="547" w:author="Maria Makri" w:date="2025-12-09T07:02:00Z" w16du:dateUtc="2025-12-09T06:02:00Z">
                <w:pPr>
                  <w:pStyle w:val="ListParagraph"/>
                </w:pPr>
              </w:pPrChange>
            </w:pPr>
            <w:r w:rsidRPr="00C10F84">
              <w:rPr>
                <w:b/>
                <w:bCs/>
                <w:rPrChange w:id="548" w:author="Maria Makri" w:date="2025-12-09T07:02:00Z" w16du:dateUtc="2025-12-09T06:02:00Z">
                  <w:rPr/>
                </w:rPrChange>
              </w:rPr>
              <w:lastRenderedPageBreak/>
              <w:t>LandingEvent</w:t>
            </w:r>
          </w:p>
        </w:tc>
        <w:tc>
          <w:tcPr>
            <w:tcW w:w="2552" w:type="dxa"/>
            <w:hideMark/>
            <w:tcPrChange w:id="549" w:author="Maria Makri" w:date="2025-12-09T07:03:00Z" w16du:dateUtc="2025-12-09T06:03:00Z">
              <w:tcPr>
                <w:tcW w:w="2693" w:type="dxa"/>
                <w:gridSpan w:val="2"/>
                <w:hideMark/>
              </w:tcPr>
            </w:tcPrChange>
          </w:tcPr>
          <w:p w14:paraId="4D7C5D7F" w14:textId="7DEDC8A3" w:rsidR="001256BE" w:rsidRPr="00EB3EC4" w:rsidRDefault="001256BE" w:rsidP="001256BE">
            <w:pPr>
              <w:rPr>
                <w:lang w:val="en-US"/>
                <w:rPrChange w:id="550" w:author="Kirsten Birch Håkansson" w:date="2025-12-08T11:50:00Z" w16du:dateUtc="2025-12-08T10:50:00Z">
                  <w:rPr/>
                </w:rPrChange>
              </w:rPr>
            </w:pPr>
            <w:r w:rsidRPr="00EB3EC4">
              <w:rPr>
                <w:lang w:val="en-US"/>
                <w:rPrChange w:id="551" w:author="Kirsten Birch Håkansson" w:date="2025-12-08T11:50:00Z" w16du:dateUtc="2025-12-08T10:50:00Z">
                  <w:rPr/>
                </w:rPrChange>
              </w:rPr>
              <w:t xml:space="preserve">The primary sampling unit </w:t>
            </w:r>
            <w:r w:rsidR="00B94C15" w:rsidRPr="00EB3EC4">
              <w:rPr>
                <w:lang w:val="en-US"/>
                <w:rPrChange w:id="552" w:author="Kirsten Birch Håkansson" w:date="2025-12-08T11:50:00Z" w16du:dateUtc="2025-12-08T10:50:00Z">
                  <w:rPr/>
                </w:rPrChange>
              </w:rPr>
              <w:t>is the landings from a fishing trip or fishing operation.</w:t>
            </w:r>
          </w:p>
        </w:tc>
        <w:tc>
          <w:tcPr>
            <w:tcW w:w="6237" w:type="dxa"/>
            <w:hideMark/>
            <w:tcPrChange w:id="553" w:author="Maria Makri" w:date="2025-12-09T07:03:00Z" w16du:dateUtc="2025-12-09T06:03:00Z">
              <w:tcPr>
                <w:tcW w:w="6237" w:type="dxa"/>
                <w:gridSpan w:val="2"/>
                <w:hideMark/>
              </w:tcPr>
            </w:tcPrChange>
          </w:tcPr>
          <w:p w14:paraId="371BA3DC" w14:textId="26371006" w:rsidR="001256BE" w:rsidRPr="00EB3EC4" w:rsidRDefault="001256BE" w:rsidP="00DC534D">
            <w:pPr>
              <w:rPr>
                <w:lang w:val="en-US"/>
                <w:rPrChange w:id="554" w:author="Kirsten Birch Håkansson" w:date="2025-12-08T11:50:00Z" w16du:dateUtc="2025-12-08T10:50:00Z">
                  <w:rPr/>
                </w:rPrChange>
              </w:rPr>
            </w:pPr>
          </w:p>
        </w:tc>
      </w:tr>
      <w:tr w:rsidR="00AC45AB" w:rsidRPr="00625021" w14:paraId="7CF76014" w14:textId="77777777" w:rsidTr="005F236E">
        <w:trPr>
          <w:trHeight w:val="880"/>
          <w:ins w:id="555" w:author="Kirsten Birch Håkansson" w:date="2025-12-08T11:58:00Z"/>
          <w:trPrChange w:id="556" w:author="Maria Makri" w:date="2025-12-09T07:03:00Z" w16du:dateUtc="2025-12-09T06:03:00Z">
            <w:trPr>
              <w:gridBefore w:val="1"/>
              <w:trHeight w:val="880"/>
            </w:trPr>
          </w:trPrChange>
        </w:trPr>
        <w:tc>
          <w:tcPr>
            <w:tcW w:w="1985" w:type="dxa"/>
            <w:tcPrChange w:id="557" w:author="Maria Makri" w:date="2025-12-09T07:03:00Z" w16du:dateUtc="2025-12-09T06:03:00Z">
              <w:tcPr>
                <w:tcW w:w="1844" w:type="dxa"/>
                <w:gridSpan w:val="2"/>
              </w:tcPr>
            </w:tcPrChange>
          </w:tcPr>
          <w:p w14:paraId="56368D4D" w14:textId="5ECEAA1C" w:rsidR="000A63EC" w:rsidRPr="00C10F84" w:rsidRDefault="000A63EC">
            <w:pPr>
              <w:rPr>
                <w:ins w:id="558" w:author="Kirsten Birch Håkansson" w:date="2025-12-08T11:58:00Z" w16du:dateUtc="2025-12-08T10:58:00Z"/>
                <w:b/>
                <w:bCs/>
                <w:rPrChange w:id="559" w:author="Maria Makri" w:date="2025-12-09T07:02:00Z" w16du:dateUtc="2025-12-09T06:02:00Z">
                  <w:rPr>
                    <w:ins w:id="560" w:author="Kirsten Birch Håkansson" w:date="2025-12-08T11:58:00Z" w16du:dateUtc="2025-12-08T10:58:00Z"/>
                  </w:rPr>
                </w:rPrChange>
              </w:rPr>
              <w:pPrChange w:id="561" w:author="Maria Makri" w:date="2025-12-09T07:02:00Z" w16du:dateUtc="2025-12-09T06:02:00Z">
                <w:pPr>
                  <w:pStyle w:val="ListParagraph"/>
                </w:pPr>
              </w:pPrChange>
            </w:pPr>
            <w:ins w:id="562" w:author="Kirsten Birch Håkansson" w:date="2025-12-08T11:58:00Z" w16du:dateUtc="2025-12-08T10:58:00Z">
              <w:r w:rsidRPr="00C10F84">
                <w:rPr>
                  <w:b/>
                  <w:bCs/>
                  <w:rPrChange w:id="563" w:author="Maria Makri" w:date="2025-12-09T07:02:00Z" w16du:dateUtc="2025-12-09T06:02:00Z">
                    <w:rPr/>
                  </w:rPrChange>
                </w:rPr>
                <w:t>M</w:t>
              </w:r>
              <w:r w:rsidR="009376C9" w:rsidRPr="00C10F84">
                <w:rPr>
                  <w:b/>
                  <w:bCs/>
                  <w:rPrChange w:id="564" w:author="Maria Makri" w:date="2025-12-09T07:02:00Z" w16du:dateUtc="2025-12-09T06:02:00Z">
                    <w:rPr/>
                  </w:rPrChange>
                </w:rPr>
                <w:t>ixed</w:t>
              </w:r>
            </w:ins>
          </w:p>
        </w:tc>
        <w:tc>
          <w:tcPr>
            <w:tcW w:w="2552" w:type="dxa"/>
            <w:tcPrChange w:id="565" w:author="Maria Makri" w:date="2025-12-09T07:03:00Z" w16du:dateUtc="2025-12-09T06:03:00Z">
              <w:tcPr>
                <w:tcW w:w="2693" w:type="dxa"/>
                <w:gridSpan w:val="2"/>
              </w:tcPr>
            </w:tcPrChange>
          </w:tcPr>
          <w:p w14:paraId="05D7B52B" w14:textId="5FCE6AD0" w:rsidR="000A63EC" w:rsidRPr="000A63EC" w:rsidRDefault="00464B5B" w:rsidP="001256BE">
            <w:pPr>
              <w:rPr>
                <w:ins w:id="566" w:author="Kirsten Birch Håkansson" w:date="2025-12-08T11:58:00Z" w16du:dateUtc="2025-12-08T10:58:00Z"/>
                <w:lang w:val="en-US"/>
              </w:rPr>
            </w:pPr>
            <w:ins w:id="567" w:author="Kirsten Birch Håkansson" w:date="2025-12-08T12:06:00Z" w16du:dateUtc="2025-12-08T11:06:00Z">
              <w:r>
                <w:rPr>
                  <w:lang w:val="en-US"/>
                </w:rPr>
                <w:t>The primary sampling unit is a mi</w:t>
              </w:r>
              <w:r w:rsidR="00E03FA3">
                <w:rPr>
                  <w:lang w:val="en-US"/>
                </w:rPr>
                <w:t>x of different units</w:t>
              </w:r>
            </w:ins>
          </w:p>
        </w:tc>
        <w:tc>
          <w:tcPr>
            <w:tcW w:w="6237" w:type="dxa"/>
            <w:tcPrChange w:id="568" w:author="Maria Makri" w:date="2025-12-09T07:03:00Z" w16du:dateUtc="2025-12-09T06:03:00Z">
              <w:tcPr>
                <w:tcW w:w="6237" w:type="dxa"/>
                <w:gridSpan w:val="2"/>
              </w:tcPr>
            </w:tcPrChange>
          </w:tcPr>
          <w:p w14:paraId="3F4DDF34" w14:textId="042EE2EB" w:rsidR="000A63EC" w:rsidRPr="000A63EC" w:rsidRDefault="00BC6C42" w:rsidP="00DC534D">
            <w:pPr>
              <w:rPr>
                <w:ins w:id="569" w:author="Kirsten Birch Håkansson" w:date="2025-12-08T11:58:00Z" w16du:dateUtc="2025-12-08T10:58:00Z"/>
                <w:lang w:val="en-US"/>
              </w:rPr>
            </w:pPr>
            <w:ins w:id="570" w:author="Kirsten Birch Håkansson" w:date="2025-12-08T12:02:00Z" w16du:dateUtc="2025-12-08T11:02:00Z">
              <w:r>
                <w:rPr>
                  <w:lang w:val="en-US"/>
                </w:rPr>
                <w:t xml:space="preserve">This is relevant </w:t>
              </w:r>
            </w:ins>
            <w:ins w:id="571" w:author="Kirsten Birch Håkansson" w:date="2025-12-08T12:04:00Z" w16du:dateUtc="2025-12-08T11:04:00Z">
              <w:r w:rsidR="007C328A">
                <w:rPr>
                  <w:lang w:val="en-US"/>
                </w:rPr>
                <w:t>for sampling</w:t>
              </w:r>
            </w:ins>
            <w:ins w:id="572" w:author="Kirsten Birch Håkansson" w:date="2025-12-08T12:05:00Z" w16du:dateUtc="2025-12-08T11:05:00Z">
              <w:r w:rsidR="007C328A">
                <w:rPr>
                  <w:lang w:val="en-US"/>
                </w:rPr>
                <w:t xml:space="preserve"> </w:t>
              </w:r>
            </w:ins>
            <w:ins w:id="573" w:author="Kirsten Birch Håkansson" w:date="2025-12-08T12:04:00Z" w16du:dateUtc="2025-12-08T11:04:00Z">
              <w:r w:rsidR="007C328A">
                <w:rPr>
                  <w:lang w:val="en-US"/>
                </w:rPr>
                <w:t>schemes with mi</w:t>
              </w:r>
            </w:ins>
            <w:ins w:id="574" w:author="Kirsten Birch Håkansson" w:date="2025-12-08T12:05:00Z" w16du:dateUtc="2025-12-08T11:05:00Z">
              <w:r w:rsidR="007C328A">
                <w:rPr>
                  <w:lang w:val="en-US"/>
                </w:rPr>
                <w:t xml:space="preserve">xed primary sampling units (e.g. different </w:t>
              </w:r>
              <w:r w:rsidR="00176D19">
                <w:rPr>
                  <w:lang w:val="en-US"/>
                </w:rPr>
                <w:t xml:space="preserve">upper hierarchies) or when combining </w:t>
              </w:r>
              <w:r w:rsidR="00464B5B">
                <w:rPr>
                  <w:lang w:val="en-US"/>
                </w:rPr>
                <w:t xml:space="preserve">samples from </w:t>
              </w:r>
            </w:ins>
            <w:ins w:id="575" w:author="Kirsten Birch Håkansson" w:date="2025-12-08T12:06:00Z" w16du:dateUtc="2025-12-08T11:06:00Z">
              <w:r w:rsidR="00464B5B">
                <w:rPr>
                  <w:lang w:val="en-US"/>
                </w:rPr>
                <w:t>samplings schemes with different PSU during the estimation</w:t>
              </w:r>
            </w:ins>
          </w:p>
        </w:tc>
      </w:tr>
    </w:tbl>
    <w:p w14:paraId="72D84DDB" w14:textId="77777777" w:rsidR="00821A57" w:rsidRPr="00EB3EC4" w:rsidRDefault="00821A57" w:rsidP="00821A57">
      <w:pPr>
        <w:pStyle w:val="ListParagraph"/>
        <w:rPr>
          <w:lang w:val="en-US"/>
          <w:rPrChange w:id="576" w:author="Kirsten Birch Håkansson" w:date="2025-12-08T11:50:00Z" w16du:dateUtc="2025-12-08T10:50:00Z">
            <w:rPr/>
          </w:rPrChange>
        </w:rPr>
      </w:pPr>
    </w:p>
    <w:p w14:paraId="6448E98B" w14:textId="77777777" w:rsidR="008553DA" w:rsidRPr="00EB3EC4" w:rsidRDefault="008553DA" w:rsidP="00821A57">
      <w:pPr>
        <w:pStyle w:val="ListParagraph"/>
        <w:rPr>
          <w:lang w:val="en-US"/>
          <w:rPrChange w:id="577" w:author="Kirsten Birch Håkansson" w:date="2025-12-08T11:50:00Z" w16du:dateUtc="2025-12-08T10:50:00Z">
            <w:rPr/>
          </w:rPrChange>
        </w:rPr>
      </w:pPr>
    </w:p>
    <w:p w14:paraId="2FA6C9F7" w14:textId="4D29868B" w:rsidR="00EE12F7" w:rsidRPr="00BE2837" w:rsidRDefault="00D30340" w:rsidP="00EE12F7">
      <w:pPr>
        <w:pStyle w:val="ListParagraph"/>
        <w:numPr>
          <w:ilvl w:val="0"/>
          <w:numId w:val="1"/>
        </w:numPr>
        <w:rPr>
          <w:ins w:id="578" w:author="Maria Makri" w:date="2025-12-18T17:05:00Z" w16du:dateUtc="2025-12-18T16:05:00Z"/>
          <w:highlight w:val="yellow"/>
          <w:lang w:val="en-US"/>
          <w:rPrChange w:id="579" w:author="Maria Makri" w:date="2025-12-18T17:05:00Z" w16du:dateUtc="2025-12-18T16:05:00Z">
            <w:rPr>
              <w:ins w:id="580" w:author="Maria Makri" w:date="2025-12-18T17:05:00Z" w16du:dateUtc="2025-12-18T16:05:00Z"/>
              <w:b/>
              <w:bCs/>
              <w:color w:val="EE0000"/>
              <w:lang w:val="en-US"/>
            </w:rPr>
          </w:rPrChange>
        </w:rPr>
      </w:pPr>
      <w:r w:rsidRPr="00EB3EC4">
        <w:rPr>
          <w:b/>
          <w:bCs/>
          <w:highlight w:val="yellow"/>
          <w:lang w:val="en-US"/>
          <w:rPrChange w:id="581" w:author="Kirsten Birch Håkansson" w:date="2025-12-08T11:50:00Z" w16du:dateUtc="2025-12-08T10:50:00Z">
            <w:rPr>
              <w:b/>
              <w:bCs/>
              <w:highlight w:val="yellow"/>
            </w:rPr>
          </w:rPrChange>
        </w:rPr>
        <w:t>Action</w:t>
      </w:r>
      <w:r w:rsidRPr="00EB3EC4">
        <w:rPr>
          <w:highlight w:val="yellow"/>
          <w:lang w:val="en-US"/>
          <w:rPrChange w:id="582" w:author="Kirsten Birch Håkansson" w:date="2025-12-08T11:50:00Z" w16du:dateUtc="2025-12-08T10:50:00Z">
            <w:rPr>
              <w:highlight w:val="yellow"/>
            </w:rPr>
          </w:rPrChange>
        </w:rPr>
        <w:t xml:space="preserve">: </w:t>
      </w:r>
      <w:r w:rsidRPr="00EB3EC4">
        <w:rPr>
          <w:b/>
          <w:bCs/>
          <w:highlight w:val="yellow"/>
          <w:lang w:val="en-US"/>
          <w:rPrChange w:id="583" w:author="Kirsten Birch Håkansson" w:date="2025-12-08T11:50:00Z" w16du:dateUtc="2025-12-08T10:50:00Z">
            <w:rPr>
              <w:b/>
              <w:bCs/>
              <w:highlight w:val="yellow"/>
            </w:rPr>
          </w:rPrChange>
        </w:rPr>
        <w:t>ICES</w:t>
      </w:r>
      <w:r w:rsidRPr="00EB3EC4">
        <w:rPr>
          <w:highlight w:val="yellow"/>
          <w:lang w:val="en-US"/>
          <w:rPrChange w:id="584" w:author="Kirsten Birch Håkansson" w:date="2025-12-08T11:50:00Z" w16du:dateUtc="2025-12-08T10:50:00Z">
            <w:rPr>
              <w:highlight w:val="yellow"/>
            </w:rPr>
          </w:rPrChange>
        </w:rPr>
        <w:t xml:space="preserve"> to </w:t>
      </w:r>
      <w:r w:rsidR="00EE12F7" w:rsidRPr="00EB3EC4">
        <w:rPr>
          <w:highlight w:val="yellow"/>
          <w:lang w:val="en-US"/>
          <w:rPrChange w:id="585" w:author="Kirsten Birch Håkansson" w:date="2025-12-08T11:50:00Z" w16du:dateUtc="2025-12-08T10:50:00Z">
            <w:rPr>
              <w:highlight w:val="yellow"/>
            </w:rPr>
          </w:rPrChange>
        </w:rPr>
        <w:t>add</w:t>
      </w:r>
      <w:r w:rsidR="004D4CF4" w:rsidRPr="00EB3EC4">
        <w:rPr>
          <w:highlight w:val="yellow"/>
          <w:lang w:val="en-US"/>
          <w:rPrChange w:id="586" w:author="Kirsten Birch Håkansson" w:date="2025-12-08T11:50:00Z" w16du:dateUtc="2025-12-08T10:50:00Z">
            <w:rPr>
              <w:highlight w:val="yellow"/>
            </w:rPr>
          </w:rPrChange>
        </w:rPr>
        <w:t xml:space="preserve"> </w:t>
      </w:r>
      <w:r w:rsidR="004D4CF4" w:rsidRPr="00EB3EC4">
        <w:rPr>
          <w:b/>
          <w:bCs/>
          <w:highlight w:val="yellow"/>
          <w:lang w:val="en-US"/>
          <w:rPrChange w:id="587" w:author="Kirsten Birch Håkansson" w:date="2025-12-08T11:50:00Z" w16du:dateUtc="2025-12-08T10:50:00Z">
            <w:rPr>
              <w:b/>
              <w:bCs/>
              <w:highlight w:val="yellow"/>
            </w:rPr>
          </w:rPrChange>
        </w:rPr>
        <w:t>Number</w:t>
      </w:r>
      <w:r w:rsidR="004D4CF4" w:rsidRPr="00EB3EC4">
        <w:rPr>
          <w:highlight w:val="yellow"/>
          <w:lang w:val="en-US"/>
          <w:rPrChange w:id="588" w:author="Kirsten Birch Håkansson" w:date="2025-12-08T11:50:00Z" w16du:dateUtc="2025-12-08T10:50:00Z">
            <w:rPr>
              <w:highlight w:val="yellow"/>
            </w:rPr>
          </w:rPrChange>
        </w:rPr>
        <w:t xml:space="preserve"> to </w:t>
      </w:r>
      <w:r w:rsidR="004D4CF4" w:rsidRPr="00EB3EC4">
        <w:rPr>
          <w:b/>
          <w:bCs/>
          <w:highlight w:val="yellow"/>
          <w:lang w:val="en-US"/>
          <w:rPrChange w:id="589" w:author="Kirsten Birch Håkansson" w:date="2025-12-08T11:50:00Z" w16du:dateUtc="2025-12-08T10:50:00Z">
            <w:rPr>
              <w:b/>
              <w:bCs/>
              <w:highlight w:val="yellow"/>
            </w:rPr>
          </w:rPrChange>
        </w:rPr>
        <w:t>Biological</w:t>
      </w:r>
      <w:r w:rsidR="0066560E" w:rsidRPr="00EB3EC4">
        <w:rPr>
          <w:b/>
          <w:bCs/>
          <w:highlight w:val="yellow"/>
          <w:lang w:val="en-US"/>
          <w:rPrChange w:id="590" w:author="Kirsten Birch Håkansson" w:date="2025-12-08T11:50:00Z" w16du:dateUtc="2025-12-08T10:50:00Z">
            <w:rPr>
              <w:b/>
              <w:bCs/>
              <w:highlight w:val="yellow"/>
            </w:rPr>
          </w:rPrChange>
        </w:rPr>
        <w:t>M</w:t>
      </w:r>
      <w:r w:rsidR="004D4CF4" w:rsidRPr="00EB3EC4">
        <w:rPr>
          <w:b/>
          <w:bCs/>
          <w:highlight w:val="yellow"/>
          <w:lang w:val="en-US"/>
          <w:rPrChange w:id="591" w:author="Kirsten Birch Håkansson" w:date="2025-12-08T11:50:00Z" w16du:dateUtc="2025-12-08T10:50:00Z">
            <w:rPr>
              <w:b/>
              <w:bCs/>
              <w:highlight w:val="yellow"/>
            </w:rPr>
          </w:rPrChange>
        </w:rPr>
        <w:t>easurementType</w:t>
      </w:r>
      <w:ins w:id="592" w:author="Maria Makri" w:date="2025-12-17T10:44:00Z" w16du:dateUtc="2025-12-17T09:44:00Z">
        <w:r w:rsidR="00E05E9E">
          <w:rPr>
            <w:b/>
            <w:bCs/>
            <w:highlight w:val="yellow"/>
            <w:lang w:val="en-US"/>
          </w:rPr>
          <w:t xml:space="preserve"> </w:t>
        </w:r>
      </w:ins>
      <w:ins w:id="593" w:author="Maria Makri" w:date="2025-12-18T17:05:00Z" w16du:dateUtc="2025-12-18T16:05:00Z">
        <w:r w:rsidR="00BE2837">
          <w:rPr>
            <w:b/>
            <w:bCs/>
            <w:color w:val="EE0000"/>
            <w:lang w:val="en-US"/>
          </w:rPr>
          <w:t xml:space="preserve">Pending </w:t>
        </w:r>
        <w:r w:rsidR="00BE2837">
          <w:rPr>
            <w:b/>
            <w:bCs/>
            <w:color w:val="EE0000"/>
            <w:lang w:val="en-US"/>
          </w:rPr>
          <w:fldChar w:fldCharType="begin"/>
        </w:r>
        <w:r w:rsidR="00BE2837">
          <w:rPr>
            <w:b/>
            <w:bCs/>
            <w:color w:val="EE0000"/>
            <w:lang w:val="en-US"/>
          </w:rPr>
          <w:instrText>HYPERLINK "</w:instrText>
        </w:r>
        <w:r w:rsidR="00BE2837" w:rsidRPr="00BE2837">
          <w:rPr>
            <w:b/>
            <w:bCs/>
            <w:color w:val="EE0000"/>
            <w:lang w:val="en-US"/>
          </w:rPr>
          <w:instrText>https://github.com/ices-eg/DIG/issues/878</w:instrText>
        </w:r>
        <w:r w:rsidR="00BE2837">
          <w:rPr>
            <w:b/>
            <w:bCs/>
            <w:color w:val="EE0000"/>
            <w:lang w:val="en-US"/>
          </w:rPr>
          <w:instrText>"</w:instrText>
        </w:r>
        <w:r w:rsidR="00BE2837">
          <w:rPr>
            <w:b/>
            <w:bCs/>
            <w:color w:val="EE0000"/>
            <w:lang w:val="en-US"/>
          </w:rPr>
          <w:fldChar w:fldCharType="separate"/>
        </w:r>
        <w:r w:rsidR="00BE2837" w:rsidRPr="000D6459">
          <w:rPr>
            <w:rStyle w:val="Hyperlink"/>
            <w:b/>
            <w:bCs/>
            <w:lang w:val="en-US"/>
          </w:rPr>
          <w:t>https://github.com/ices-eg/DIG/issues/878</w:t>
        </w:r>
        <w:r w:rsidR="00BE2837">
          <w:rPr>
            <w:b/>
            <w:bCs/>
            <w:color w:val="EE0000"/>
            <w:lang w:val="en-US"/>
          </w:rPr>
          <w:fldChar w:fldCharType="end"/>
        </w:r>
      </w:ins>
    </w:p>
    <w:p w14:paraId="36B1B94B" w14:textId="77777777" w:rsidR="00BE2837" w:rsidRPr="00EB3EC4" w:rsidRDefault="00BE2837" w:rsidP="00BE2837">
      <w:pPr>
        <w:pStyle w:val="ListParagraph"/>
        <w:rPr>
          <w:highlight w:val="yellow"/>
          <w:lang w:val="en-US"/>
          <w:rPrChange w:id="594" w:author="Kirsten Birch Håkansson" w:date="2025-12-08T11:50:00Z" w16du:dateUtc="2025-12-08T10:50:00Z">
            <w:rPr>
              <w:highlight w:val="yellow"/>
            </w:rPr>
          </w:rPrChange>
        </w:rPr>
        <w:pPrChange w:id="595" w:author="Maria Makri" w:date="2025-12-18T17:05:00Z" w16du:dateUtc="2025-12-18T16:05:00Z">
          <w:pPr>
            <w:pStyle w:val="ListParagraph"/>
            <w:numPr>
              <w:numId w:val="1"/>
            </w:numPr>
            <w:ind w:hanging="360"/>
          </w:pPr>
        </w:pPrChange>
      </w:pPr>
    </w:p>
    <w:p w14:paraId="0574ECEB" w14:textId="47B9541E" w:rsidR="004D4CF4" w:rsidRPr="00EB3EC4" w:rsidDel="00E05E9E" w:rsidRDefault="004D4CF4" w:rsidP="00B33912">
      <w:pPr>
        <w:pStyle w:val="ListParagraph"/>
        <w:rPr>
          <w:del w:id="596" w:author="Maria Makri" w:date="2025-12-17T10:44:00Z" w16du:dateUtc="2025-12-17T09:44:00Z"/>
          <w:highlight w:val="cyan"/>
          <w:lang w:val="en-US"/>
          <w:rPrChange w:id="597" w:author="Kirsten Birch Håkansson" w:date="2025-12-08T11:50:00Z" w16du:dateUtc="2025-12-08T10:50:00Z">
            <w:rPr>
              <w:del w:id="598" w:author="Maria Makri" w:date="2025-12-17T10:44:00Z" w16du:dateUtc="2025-12-17T09:44:00Z"/>
              <w:highlight w:val="cyan"/>
            </w:rPr>
          </w:rPrChange>
        </w:rPr>
      </w:pPr>
      <w:del w:id="599" w:author="Maria Makri" w:date="2025-12-17T10:44:00Z" w16du:dateUtc="2025-12-17T09:44:00Z">
        <w:r w:rsidRPr="00EB3EC4" w:rsidDel="00E05E9E">
          <w:rPr>
            <w:b/>
            <w:bCs/>
            <w:highlight w:val="cyan"/>
            <w:lang w:val="en-US"/>
            <w:rPrChange w:id="600" w:author="Kirsten Birch Håkansson" w:date="2025-12-08T11:50:00Z" w16du:dateUtc="2025-12-08T10:50:00Z">
              <w:rPr>
                <w:b/>
                <w:bCs/>
                <w:highlight w:val="cyan"/>
              </w:rPr>
            </w:rPrChange>
          </w:rPr>
          <w:delText>R</w:delText>
        </w:r>
        <w:r w:rsidR="0066560E" w:rsidRPr="00EB3EC4" w:rsidDel="00E05E9E">
          <w:rPr>
            <w:b/>
            <w:bCs/>
            <w:highlight w:val="cyan"/>
            <w:lang w:val="en-US"/>
            <w:rPrChange w:id="601" w:author="Kirsten Birch Håkansson" w:date="2025-12-08T11:50:00Z" w16du:dateUtc="2025-12-08T10:50:00Z">
              <w:rPr>
                <w:b/>
                <w:bCs/>
                <w:highlight w:val="cyan"/>
              </w:rPr>
            </w:rPrChange>
          </w:rPr>
          <w:delText>CEF team</w:delText>
        </w:r>
        <w:r w:rsidR="0066560E" w:rsidRPr="00EB3EC4" w:rsidDel="00E05E9E">
          <w:rPr>
            <w:highlight w:val="cyan"/>
            <w:lang w:val="en-US"/>
            <w:rPrChange w:id="602" w:author="Kirsten Birch Håkansson" w:date="2025-12-08T11:50:00Z" w16du:dateUtc="2025-12-08T10:50:00Z">
              <w:rPr>
                <w:highlight w:val="cyan"/>
              </w:rPr>
            </w:rPrChange>
          </w:rPr>
          <w:delText>: Number is a unit, so there we need specific description (Number of what?)</w:delText>
        </w:r>
      </w:del>
    </w:p>
    <w:p w14:paraId="3DB67CE9" w14:textId="663C31A1" w:rsidR="00D11840" w:rsidRDefault="003D4312" w:rsidP="00B33912">
      <w:pPr>
        <w:pStyle w:val="ListParagraph"/>
        <w:rPr>
          <w:ins w:id="603" w:author="Maria Makri" w:date="2025-12-17T10:42:00Z" w16du:dateUtc="2025-12-17T09:42:00Z"/>
          <w:highlight w:val="yellow"/>
          <w:lang w:val="nl-BE"/>
        </w:rPr>
      </w:pPr>
      <w:ins w:id="604" w:author="Sofie Nimmegeers" w:date="2025-10-28T12:04:00Z" w16du:dateUtc="2025-10-28T11:04:00Z">
        <w:del w:id="605" w:author="Maria Makri" w:date="2025-12-17T10:44:00Z" w16du:dateUtc="2025-12-17T09:44:00Z">
          <w:r w:rsidDel="00E05E9E">
            <w:rPr>
              <w:highlight w:val="yellow"/>
              <w:lang w:val="nl-BE"/>
            </w:rPr>
            <w:delText>Number of individuals</w:delText>
          </w:r>
        </w:del>
      </w:ins>
    </w:p>
    <w:p w14:paraId="2C35C6E3" w14:textId="58D02CB6" w:rsidR="00D11840" w:rsidRPr="00E05E9E" w:rsidRDefault="00D11840" w:rsidP="00E05E9E">
      <w:pPr>
        <w:pStyle w:val="ListParagraph"/>
        <w:rPr>
          <w:ins w:id="606" w:author="Maria Makri" w:date="2025-12-17T10:43:00Z" w16du:dateUtc="2025-12-17T09:43:00Z"/>
          <w:lang w:val="nl-BE"/>
        </w:rPr>
      </w:pPr>
      <w:ins w:id="607" w:author="Maria Makri" w:date="2025-12-17T10:42:00Z" w16du:dateUtc="2025-12-17T09:42:00Z">
        <w:r w:rsidRPr="00D11840">
          <w:rPr>
            <w:lang w:val="nl-BE"/>
            <w:rPrChange w:id="608" w:author="Maria Makri" w:date="2025-12-17T10:42:00Z" w16du:dateUtc="2025-12-17T09:42:00Z">
              <w:rPr>
                <w:highlight w:val="yellow"/>
                <w:lang w:val="nl-BE"/>
              </w:rPr>
            </w:rPrChange>
          </w:rPr>
          <w:t>Biologic</w:t>
        </w:r>
        <w:r w:rsidRPr="00E05E9E">
          <w:rPr>
            <w:lang w:val="nl-BE"/>
            <w:rPrChange w:id="609" w:author="Maria Makri" w:date="2025-12-17T10:45:00Z" w16du:dateUtc="2025-12-17T09:45:00Z">
              <w:rPr>
                <w:highlight w:val="yellow"/>
                <w:lang w:val="nl-BE"/>
              </w:rPr>
            </w:rPrChange>
          </w:rPr>
          <w:t xml:space="preserve">alMeasurementType </w:t>
        </w:r>
      </w:ins>
    </w:p>
    <w:p w14:paraId="761A58FE" w14:textId="77777777" w:rsidR="00E05E9E" w:rsidRDefault="00E05E9E" w:rsidP="00B33912">
      <w:pPr>
        <w:pStyle w:val="ListParagraph"/>
        <w:rPr>
          <w:ins w:id="610" w:author="Maria Makri" w:date="2025-12-17T10:45:00Z" w16du:dateUtc="2025-12-17T09:45:00Z"/>
          <w:highlight w:val="yellow"/>
          <w:lang w:val="nl-BE"/>
        </w:rPr>
      </w:pPr>
    </w:p>
    <w:tbl>
      <w:tblPr>
        <w:tblStyle w:val="TableGrid"/>
        <w:tblW w:w="0" w:type="auto"/>
        <w:tblInd w:w="720" w:type="dxa"/>
        <w:tblLook w:val="04A0" w:firstRow="1" w:lastRow="0" w:firstColumn="1" w:lastColumn="0" w:noHBand="0" w:noVBand="1"/>
      </w:tblPr>
      <w:tblGrid>
        <w:gridCol w:w="4244"/>
        <w:gridCol w:w="4386"/>
      </w:tblGrid>
      <w:tr w:rsidR="00E05E9E" w14:paraId="62DBF14E" w14:textId="77777777" w:rsidTr="00E05E9E">
        <w:trPr>
          <w:ins w:id="611" w:author="Maria Makri" w:date="2025-12-17T10:45:00Z"/>
        </w:trPr>
        <w:tc>
          <w:tcPr>
            <w:tcW w:w="4675" w:type="dxa"/>
          </w:tcPr>
          <w:p w14:paraId="453E1C56" w14:textId="27EC63D7" w:rsidR="00E05E9E" w:rsidRPr="00E05E9E" w:rsidRDefault="00E05E9E" w:rsidP="00B33912">
            <w:pPr>
              <w:pStyle w:val="ListParagraph"/>
              <w:ind w:left="0"/>
              <w:rPr>
                <w:ins w:id="612" w:author="Maria Makri" w:date="2025-12-17T10:45:00Z" w16du:dateUtc="2025-12-17T09:45:00Z"/>
                <w:lang w:val="nl-BE"/>
                <w:rPrChange w:id="613" w:author="Maria Makri" w:date="2025-12-17T10:45:00Z" w16du:dateUtc="2025-12-17T09:45:00Z">
                  <w:rPr>
                    <w:ins w:id="614" w:author="Maria Makri" w:date="2025-12-17T10:45:00Z" w16du:dateUtc="2025-12-17T09:45:00Z"/>
                    <w:highlight w:val="yellow"/>
                    <w:lang w:val="nl-BE"/>
                  </w:rPr>
                </w:rPrChange>
              </w:rPr>
            </w:pPr>
            <w:ins w:id="615" w:author="Maria Makri" w:date="2025-12-17T10:45:00Z" w16du:dateUtc="2025-12-17T09:45:00Z">
              <w:r w:rsidRPr="00E05E9E">
                <w:rPr>
                  <w:lang w:val="nl-BE"/>
                  <w:rPrChange w:id="616" w:author="Maria Makri" w:date="2025-12-17T10:45:00Z" w16du:dateUtc="2025-12-17T09:45:00Z">
                    <w:rPr>
                      <w:highlight w:val="yellow"/>
                      <w:lang w:val="nl-BE"/>
                    </w:rPr>
                  </w:rPrChange>
                </w:rPr>
                <w:t>Code</w:t>
              </w:r>
            </w:ins>
          </w:p>
        </w:tc>
        <w:tc>
          <w:tcPr>
            <w:tcW w:w="4675" w:type="dxa"/>
          </w:tcPr>
          <w:p w14:paraId="7AD1EF72" w14:textId="3B6EE26E" w:rsidR="00E05E9E" w:rsidRPr="00E05E9E" w:rsidRDefault="00E05E9E" w:rsidP="00B33912">
            <w:pPr>
              <w:pStyle w:val="ListParagraph"/>
              <w:ind w:left="0"/>
              <w:rPr>
                <w:ins w:id="617" w:author="Maria Makri" w:date="2025-12-17T10:45:00Z" w16du:dateUtc="2025-12-17T09:45:00Z"/>
                <w:lang w:val="nl-BE"/>
                <w:rPrChange w:id="618" w:author="Maria Makri" w:date="2025-12-17T10:45:00Z" w16du:dateUtc="2025-12-17T09:45:00Z">
                  <w:rPr>
                    <w:ins w:id="619" w:author="Maria Makri" w:date="2025-12-17T10:45:00Z" w16du:dateUtc="2025-12-17T09:45:00Z"/>
                    <w:highlight w:val="yellow"/>
                    <w:lang w:val="nl-BE"/>
                  </w:rPr>
                </w:rPrChange>
              </w:rPr>
            </w:pPr>
            <w:ins w:id="620" w:author="Maria Makri" w:date="2025-12-17T10:45:00Z" w16du:dateUtc="2025-12-17T09:45:00Z">
              <w:r w:rsidRPr="00E05E9E">
                <w:rPr>
                  <w:lang w:val="nl-BE"/>
                  <w:rPrChange w:id="621" w:author="Maria Makri" w:date="2025-12-17T10:45:00Z" w16du:dateUtc="2025-12-17T09:45:00Z">
                    <w:rPr>
                      <w:highlight w:val="yellow"/>
                      <w:lang w:val="nl-BE"/>
                    </w:rPr>
                  </w:rPrChange>
                </w:rPr>
                <w:t>Description</w:t>
              </w:r>
            </w:ins>
          </w:p>
        </w:tc>
      </w:tr>
      <w:tr w:rsidR="00E05E9E" w14:paraId="2148F81A" w14:textId="77777777" w:rsidTr="00E05E9E">
        <w:trPr>
          <w:ins w:id="622" w:author="Maria Makri" w:date="2025-12-17T10:45:00Z"/>
        </w:trPr>
        <w:tc>
          <w:tcPr>
            <w:tcW w:w="4675" w:type="dxa"/>
          </w:tcPr>
          <w:p w14:paraId="2AC53825" w14:textId="6E11CA28" w:rsidR="00E05E9E" w:rsidRPr="00E05E9E" w:rsidRDefault="00E05E9E" w:rsidP="00B33912">
            <w:pPr>
              <w:pStyle w:val="ListParagraph"/>
              <w:ind w:left="0"/>
              <w:rPr>
                <w:ins w:id="623" w:author="Maria Makri" w:date="2025-12-17T10:45:00Z" w16du:dateUtc="2025-12-17T09:45:00Z"/>
                <w:lang w:val="nl-BE"/>
                <w:rPrChange w:id="624" w:author="Maria Makri" w:date="2025-12-17T10:45:00Z" w16du:dateUtc="2025-12-17T09:45:00Z">
                  <w:rPr>
                    <w:ins w:id="625" w:author="Maria Makri" w:date="2025-12-17T10:45:00Z" w16du:dateUtc="2025-12-17T09:45:00Z"/>
                    <w:highlight w:val="yellow"/>
                    <w:lang w:val="nl-BE"/>
                  </w:rPr>
                </w:rPrChange>
              </w:rPr>
            </w:pPr>
            <w:ins w:id="626" w:author="Maria Makri" w:date="2025-12-17T10:45:00Z" w16du:dateUtc="2025-12-17T09:45:00Z">
              <w:r w:rsidRPr="00E05E9E">
                <w:rPr>
                  <w:lang w:val="nl-BE"/>
                  <w:rPrChange w:id="627" w:author="Maria Makri" w:date="2025-12-17T10:45:00Z" w16du:dateUtc="2025-12-17T09:45:00Z">
                    <w:rPr>
                      <w:highlight w:val="yellow"/>
                      <w:lang w:val="nl-BE"/>
                    </w:rPr>
                  </w:rPrChange>
                </w:rPr>
                <w:t>Number</w:t>
              </w:r>
            </w:ins>
          </w:p>
        </w:tc>
        <w:tc>
          <w:tcPr>
            <w:tcW w:w="4675" w:type="dxa"/>
          </w:tcPr>
          <w:p w14:paraId="6B07B21D" w14:textId="2DBA2BD7" w:rsidR="00E05E9E" w:rsidRPr="00E05E9E" w:rsidRDefault="00E05E9E" w:rsidP="00B33912">
            <w:pPr>
              <w:pStyle w:val="ListParagraph"/>
              <w:ind w:left="0"/>
              <w:rPr>
                <w:ins w:id="628" w:author="Maria Makri" w:date="2025-12-17T10:45:00Z" w16du:dateUtc="2025-12-17T09:45:00Z"/>
                <w:lang w:val="nl-BE"/>
                <w:rPrChange w:id="629" w:author="Maria Makri" w:date="2025-12-17T10:45:00Z" w16du:dateUtc="2025-12-17T09:45:00Z">
                  <w:rPr>
                    <w:ins w:id="630" w:author="Maria Makri" w:date="2025-12-17T10:45:00Z" w16du:dateUtc="2025-12-17T09:45:00Z"/>
                    <w:highlight w:val="yellow"/>
                    <w:lang w:val="nl-BE"/>
                  </w:rPr>
                </w:rPrChange>
              </w:rPr>
            </w:pPr>
            <w:ins w:id="631" w:author="Maria Makri" w:date="2025-12-17T10:45:00Z" w16du:dateUtc="2025-12-17T09:45:00Z">
              <w:r w:rsidRPr="00E05E9E">
                <w:rPr>
                  <w:lang w:val="nl-BE"/>
                  <w:rPrChange w:id="632" w:author="Maria Makri" w:date="2025-12-17T10:45:00Z" w16du:dateUtc="2025-12-17T09:45:00Z">
                    <w:rPr>
                      <w:highlight w:val="yellow"/>
                      <w:lang w:val="nl-BE"/>
                    </w:rPr>
                  </w:rPrChange>
                </w:rPr>
                <w:t>NumberofIndividuals</w:t>
              </w:r>
            </w:ins>
          </w:p>
        </w:tc>
      </w:tr>
    </w:tbl>
    <w:p w14:paraId="7BB7CBE6" w14:textId="1972FE15" w:rsidR="00D11840" w:rsidRPr="00E05E9E" w:rsidDel="00E05E9E" w:rsidRDefault="00D11840">
      <w:pPr>
        <w:rPr>
          <w:del w:id="633" w:author="Maria Makri" w:date="2025-12-17T10:43:00Z" w16du:dateUtc="2025-12-17T09:43:00Z"/>
          <w:lang w:val="nl-BE"/>
          <w:rPrChange w:id="634" w:author="Maria Makri" w:date="2025-12-17T10:45:00Z" w16du:dateUtc="2025-12-17T09:45:00Z">
            <w:rPr>
              <w:del w:id="635" w:author="Maria Makri" w:date="2025-12-17T10:43:00Z" w16du:dateUtc="2025-12-17T09:43:00Z"/>
              <w:highlight w:val="yellow"/>
            </w:rPr>
          </w:rPrChange>
        </w:rPr>
        <w:pPrChange w:id="636" w:author="Maria Makri" w:date="2025-12-17T10:45:00Z" w16du:dateUtc="2025-12-17T09:45:00Z">
          <w:pPr>
            <w:pStyle w:val="ListParagraph"/>
          </w:pPr>
        </w:pPrChange>
      </w:pPr>
    </w:p>
    <w:p w14:paraId="622BD538" w14:textId="77777777" w:rsidR="00D97E58" w:rsidRDefault="00D97E58">
      <w:pPr>
        <w:rPr>
          <w:highlight w:val="yellow"/>
        </w:rPr>
        <w:pPrChange w:id="637" w:author="Maria Makri" w:date="2025-12-17T10:45:00Z" w16du:dateUtc="2025-12-17T09:45:00Z">
          <w:pPr>
            <w:pStyle w:val="ListParagraph"/>
          </w:pPr>
        </w:pPrChange>
      </w:pPr>
    </w:p>
    <w:p w14:paraId="12AB41C3" w14:textId="5A2EE3D1" w:rsidR="00D97E58" w:rsidRPr="00510FC1" w:rsidRDefault="00D97E58" w:rsidP="00D97E58">
      <w:pPr>
        <w:pStyle w:val="ListParagraph"/>
        <w:numPr>
          <w:ilvl w:val="0"/>
          <w:numId w:val="1"/>
        </w:numPr>
        <w:rPr>
          <w:ins w:id="638" w:author="Maria Makri" w:date="2025-12-18T17:03:00Z" w16du:dateUtc="2025-12-18T16:03:00Z"/>
          <w:highlight w:val="yellow"/>
          <w:lang w:val="en-US"/>
          <w:rPrChange w:id="639" w:author="Maria Makri" w:date="2025-12-18T17:03:00Z" w16du:dateUtc="2025-12-18T16:03:00Z">
            <w:rPr>
              <w:ins w:id="640" w:author="Maria Makri" w:date="2025-12-18T17:03:00Z" w16du:dateUtc="2025-12-18T16:03:00Z"/>
              <w:color w:val="EE0000"/>
              <w:lang w:val="en-US"/>
            </w:rPr>
          </w:rPrChange>
        </w:rPr>
      </w:pPr>
      <w:r w:rsidRPr="2F35FC02">
        <w:rPr>
          <w:highlight w:val="yellow"/>
          <w:lang w:val="en-US"/>
          <w:rPrChange w:id="641" w:author="Kirsten Birch Håkansson" w:date="2025-12-08T11:50:00Z">
            <w:rPr>
              <w:highlight w:val="yellow"/>
            </w:rPr>
          </w:rPrChange>
        </w:rPr>
        <w:t>ICES to create ValueType with codes Total and Mean</w:t>
      </w:r>
      <w:ins w:id="642" w:author="Maria Makri" w:date="2025-12-17T10:43:00Z">
        <w:r w:rsidR="00E05E9E" w:rsidRPr="2F35FC02">
          <w:rPr>
            <w:highlight w:val="yellow"/>
            <w:lang w:val="en-US"/>
          </w:rPr>
          <w:t xml:space="preserve"> </w:t>
        </w:r>
      </w:ins>
      <w:ins w:id="643" w:author="Maria Makri" w:date="2025-12-17T10:46:00Z">
        <w:r w:rsidR="00E05E9E" w:rsidRPr="2F35FC02">
          <w:rPr>
            <w:lang w:val="en-US"/>
          </w:rPr>
          <w:t xml:space="preserve"> </w:t>
        </w:r>
      </w:ins>
      <w:ins w:id="644" w:author="Maria Makri" w:date="2025-12-18T17:08:00Z" w16du:dateUtc="2025-12-18T16:08:00Z">
        <w:r w:rsidR="00885C8C" w:rsidRPr="00885C8C">
          <w:rPr>
            <w:b/>
            <w:bCs/>
            <w:color w:val="EE0000"/>
            <w:lang w:val="en-US"/>
            <w:rPrChange w:id="645" w:author="Maria Makri" w:date="2025-12-18T17:08:00Z" w16du:dateUtc="2025-12-18T16:08:00Z">
              <w:rPr>
                <w:lang w:val="en-US"/>
              </w:rPr>
            </w:rPrChange>
          </w:rPr>
          <w:t>Pending</w:t>
        </w:r>
        <w:r w:rsidR="00885C8C" w:rsidRPr="00885C8C">
          <w:rPr>
            <w:color w:val="EE0000"/>
            <w:lang w:val="en-US"/>
            <w:rPrChange w:id="646" w:author="Maria Makri" w:date="2025-12-18T17:08:00Z" w16du:dateUtc="2025-12-18T16:08:00Z">
              <w:rPr>
                <w:lang w:val="en-US"/>
              </w:rPr>
            </w:rPrChange>
          </w:rPr>
          <w:t xml:space="preserve"> </w:t>
        </w:r>
      </w:ins>
      <w:ins w:id="647" w:author="Maria Makri" w:date="2025-12-17T10:46:00Z">
        <w:r w:rsidR="00E05E9E" w:rsidRPr="00885C8C">
          <w:rPr>
            <w:color w:val="EE0000"/>
            <w:lang w:val="en-US"/>
            <w:rPrChange w:id="648" w:author="Maria Makri" w:date="2025-12-18T17:08:00Z" w16du:dateUtc="2025-12-18T16:08:00Z">
              <w:rPr>
                <w:lang w:val="en-US"/>
              </w:rPr>
            </w:rPrChange>
          </w:rPr>
          <w:t xml:space="preserve"> </w:t>
        </w:r>
      </w:ins>
      <w:commentRangeStart w:id="649"/>
      <w:ins w:id="650" w:author="Maria Makri" w:date="2025-12-17T10:43:00Z">
        <w:r w:rsidR="00E05E9E" w:rsidRPr="00885C8C">
          <w:rPr>
            <w:color w:val="000000" w:themeColor="text1"/>
            <w:lang w:val="en-US"/>
            <w:rPrChange w:id="651" w:author="Maria Makri" w:date="2025-12-18T17:08:00Z" w16du:dateUtc="2025-12-18T16:08:00Z">
              <w:rPr>
                <w:highlight w:val="yellow"/>
                <w:lang w:val="en-US"/>
              </w:rPr>
            </w:rPrChange>
          </w:rPr>
          <w:t xml:space="preserve">Need to look into finding a solution for that. NERC vocabulary list </w:t>
        </w:r>
      </w:ins>
      <w:ins w:id="652" w:author="Maria Makri" w:date="2025-12-18T16:55:00Z" w16du:dateUtc="2025-12-18T15:55:00Z">
        <w:r w:rsidR="005B7765" w:rsidRPr="00885C8C">
          <w:rPr>
            <w:color w:val="000000" w:themeColor="text1"/>
            <w:lang w:val="en-US"/>
            <w:rPrChange w:id="653" w:author="Maria Makri" w:date="2025-12-18T17:08:00Z" w16du:dateUtc="2025-12-18T16:08:00Z">
              <w:rPr>
                <w:b/>
                <w:bCs/>
                <w:color w:val="EE0000"/>
                <w:lang w:val="en-US"/>
              </w:rPr>
            </w:rPrChange>
          </w:rPr>
          <w:t>S</w:t>
        </w:r>
      </w:ins>
      <w:ins w:id="654" w:author="Maria Makri" w:date="2025-12-17T10:43:00Z">
        <w:r w:rsidR="00E05E9E" w:rsidRPr="00885C8C">
          <w:rPr>
            <w:color w:val="000000" w:themeColor="text1"/>
            <w:lang w:val="en-US"/>
            <w:rPrChange w:id="655" w:author="Maria Makri" w:date="2025-12-18T17:08:00Z" w16du:dateUtc="2025-12-18T16:08:00Z">
              <w:rPr>
                <w:highlight w:val="yellow"/>
                <w:lang w:val="en-US"/>
              </w:rPr>
            </w:rPrChange>
          </w:rPr>
          <w:t>07 does not have total</w:t>
        </w:r>
      </w:ins>
      <w:ins w:id="656" w:author="Maria Makri" w:date="2025-12-18T17:03:00Z" w16du:dateUtc="2025-12-18T16:03:00Z">
        <w:r w:rsidR="00510FC1" w:rsidRPr="00885C8C">
          <w:rPr>
            <w:color w:val="000000" w:themeColor="text1"/>
            <w:lang w:val="en-US"/>
            <w:rPrChange w:id="657" w:author="Maria Makri" w:date="2025-12-18T17:08:00Z" w16du:dateUtc="2025-12-18T16:08:00Z">
              <w:rPr>
                <w:b/>
                <w:bCs/>
                <w:color w:val="EE0000"/>
                <w:lang w:val="en-US"/>
              </w:rPr>
            </w:rPrChange>
          </w:rPr>
          <w:t xml:space="preserve"> </w:t>
        </w:r>
      </w:ins>
      <w:ins w:id="658" w:author="Maria Makri" w:date="2025-12-17T10:43:00Z">
        <w:r w:rsidR="00E05E9E" w:rsidRPr="00885C8C">
          <w:rPr>
            <w:color w:val="000000" w:themeColor="text1"/>
            <w:lang w:val="en-US"/>
            <w:rPrChange w:id="659" w:author="Maria Makri" w:date="2025-12-18T17:08:00Z" w16du:dateUtc="2025-12-18T16:08:00Z">
              <w:rPr>
                <w:highlight w:val="yellow"/>
                <w:lang w:val="en-US"/>
              </w:rPr>
            </w:rPrChange>
          </w:rPr>
          <w:t xml:space="preserve">but has all the other codes. </w:t>
        </w:r>
      </w:ins>
      <w:commentRangeEnd w:id="649"/>
      <w:r w:rsidRPr="00510FC1">
        <w:rPr>
          <w:rStyle w:val="CommentReference"/>
          <w:sz w:val="22"/>
          <w:szCs w:val="22"/>
          <w:highlight w:val="yellow"/>
          <w:lang w:val="en-US"/>
          <w:rPrChange w:id="660" w:author="Maria Makri" w:date="2025-12-18T17:03:00Z" w16du:dateUtc="2025-12-18T16:03:00Z">
            <w:rPr>
              <w:rStyle w:val="CommentReference"/>
              <w:color w:val="EE0000"/>
              <w:sz w:val="22"/>
              <w:szCs w:val="22"/>
              <w:lang w:val="en-US"/>
            </w:rPr>
          </w:rPrChange>
        </w:rPr>
        <w:commentReference w:id="649"/>
      </w:r>
    </w:p>
    <w:p w14:paraId="6905A8AC" w14:textId="5CC8009D" w:rsidR="00E05E9E" w:rsidRDefault="00F26698">
      <w:pPr>
        <w:pStyle w:val="ListParagraph"/>
        <w:rPr>
          <w:ins w:id="661" w:author="Maria Makri" w:date="2025-12-18T17:04:00Z" w16du:dateUtc="2025-12-18T16:04:00Z"/>
          <w:lang w:val="en-US"/>
        </w:rPr>
      </w:pPr>
      <w:ins w:id="662" w:author="Maria Makri" w:date="2025-12-18T17:04:00Z" w16du:dateUtc="2025-12-18T16:04:00Z">
        <w:r>
          <w:rPr>
            <w:lang w:val="en-US"/>
          </w:rPr>
          <w:fldChar w:fldCharType="begin"/>
        </w:r>
        <w:r>
          <w:rPr>
            <w:lang w:val="en-US"/>
          </w:rPr>
          <w:instrText>HYPERLINK "</w:instrText>
        </w:r>
        <w:r w:rsidRPr="00510FC1">
          <w:rPr>
            <w:lang w:val="en-US"/>
          </w:rPr>
          <w:instrText>https://github.com/ices-eg/DIG/issues/880</w:instrText>
        </w:r>
        <w:r>
          <w:rPr>
            <w:lang w:val="en-US"/>
          </w:rPr>
          <w:instrText>"</w:instrText>
        </w:r>
        <w:r>
          <w:rPr>
            <w:lang w:val="en-US"/>
          </w:rPr>
          <w:fldChar w:fldCharType="separate"/>
        </w:r>
        <w:r w:rsidRPr="000D6459">
          <w:rPr>
            <w:rStyle w:val="Hyperlink"/>
            <w:lang w:val="en-US"/>
          </w:rPr>
          <w:t>https://github.com/ices-eg/DIG/issues/880</w:t>
        </w:r>
        <w:r>
          <w:rPr>
            <w:lang w:val="en-US"/>
          </w:rPr>
          <w:fldChar w:fldCharType="end"/>
        </w:r>
      </w:ins>
    </w:p>
    <w:p w14:paraId="4BBF9F4E" w14:textId="77777777" w:rsidR="00F26698" w:rsidRDefault="00F26698">
      <w:pPr>
        <w:pStyle w:val="ListParagraph"/>
        <w:rPr>
          <w:ins w:id="663" w:author="Maria Makri" w:date="2025-12-18T17:04:00Z" w16du:dateUtc="2025-12-18T16:04:00Z"/>
          <w:lang w:val="en-US"/>
        </w:rPr>
      </w:pPr>
    </w:p>
    <w:p w14:paraId="56E709F7" w14:textId="77777777" w:rsidR="00F26698" w:rsidRPr="00EB3EC4" w:rsidRDefault="00F26698">
      <w:pPr>
        <w:pStyle w:val="ListParagraph"/>
        <w:rPr>
          <w:highlight w:val="yellow"/>
          <w:lang w:val="en-US"/>
          <w:rPrChange w:id="664" w:author="Kirsten Birch Håkansson" w:date="2025-12-08T11:50:00Z" w16du:dateUtc="2025-12-08T10:50:00Z">
            <w:rPr>
              <w:highlight w:val="yellow"/>
            </w:rPr>
          </w:rPrChange>
        </w:rPr>
        <w:pPrChange w:id="665" w:author="Maria Makri" w:date="2025-12-17T10:44:00Z" w16du:dateUtc="2025-12-17T09:44:00Z">
          <w:pPr>
            <w:pStyle w:val="ListParagraph"/>
            <w:numPr>
              <w:numId w:val="1"/>
            </w:numPr>
            <w:ind w:hanging="360"/>
          </w:pPr>
        </w:pPrChange>
      </w:pPr>
    </w:p>
    <w:p w14:paraId="4B9AE759" w14:textId="77777777" w:rsidR="00BE2837" w:rsidRPr="00BE2837" w:rsidRDefault="002229D4" w:rsidP="00F26698">
      <w:pPr>
        <w:pStyle w:val="ListParagraph"/>
        <w:numPr>
          <w:ilvl w:val="0"/>
          <w:numId w:val="1"/>
        </w:numPr>
        <w:rPr>
          <w:ins w:id="666" w:author="Maria Makri" w:date="2025-12-18T17:05:00Z" w16du:dateUtc="2025-12-18T16:05:00Z"/>
          <w:rPrChange w:id="667" w:author="Maria Makri" w:date="2025-12-18T17:05:00Z" w16du:dateUtc="2025-12-18T16:05:00Z">
            <w:rPr>
              <w:ins w:id="668" w:author="Maria Makri" w:date="2025-12-18T17:05:00Z" w16du:dateUtc="2025-12-18T16:05:00Z"/>
              <w:b/>
              <w:bCs/>
              <w:color w:val="EE0000"/>
            </w:rPr>
          </w:rPrChange>
        </w:rPr>
      </w:pPr>
      <w:ins w:id="669" w:author="Maria Makri" w:date="2025-12-18T16:55:00Z" w16du:dateUtc="2025-12-18T15:55:00Z">
        <w:r>
          <w:t>Add Widthmm in ValueUnitOr</w:t>
        </w:r>
      </w:ins>
      <w:ins w:id="670" w:author="Maria Makri" w:date="2025-12-18T16:56:00Z" w16du:dateUtc="2025-12-18T15:56:00Z">
        <w:r>
          <w:t xml:space="preserve">Scale. </w:t>
        </w:r>
      </w:ins>
      <w:ins w:id="671" w:author="Maria Makri" w:date="2025-12-18T16:57:00Z" w16du:dateUtc="2025-12-18T15:57:00Z">
        <w:r w:rsidR="004C580F" w:rsidRPr="004C580F">
          <w:rPr>
            <w:b/>
            <w:bCs/>
            <w:color w:val="EE0000"/>
            <w:rPrChange w:id="672" w:author="Maria Makri" w:date="2025-12-18T16:57:00Z" w16du:dateUtc="2025-12-18T15:57:00Z">
              <w:rPr/>
            </w:rPrChange>
          </w:rPr>
          <w:t>Pending</w:t>
        </w:r>
      </w:ins>
    </w:p>
    <w:p w14:paraId="7186A5EB" w14:textId="52EF9102" w:rsidR="004C580F" w:rsidRPr="00F26698" w:rsidRDefault="004C580F" w:rsidP="00BE2837">
      <w:pPr>
        <w:pStyle w:val="ListParagraph"/>
        <w:rPr>
          <w:ins w:id="673" w:author="Maria Makri" w:date="2025-12-18T17:04:00Z" w16du:dateUtc="2025-12-18T16:04:00Z"/>
          <w:rPrChange w:id="674" w:author="Maria Makri" w:date="2025-12-18T17:04:00Z" w16du:dateUtc="2025-12-18T16:04:00Z">
            <w:rPr>
              <w:ins w:id="675" w:author="Maria Makri" w:date="2025-12-18T17:04:00Z" w16du:dateUtc="2025-12-18T16:04:00Z"/>
              <w:b/>
              <w:bCs/>
              <w:color w:val="EE0000"/>
            </w:rPr>
          </w:rPrChange>
        </w:rPr>
        <w:pPrChange w:id="676" w:author="Maria Makri" w:date="2025-12-18T17:05:00Z" w16du:dateUtc="2025-12-18T16:05:00Z">
          <w:pPr>
            <w:pStyle w:val="ListParagraph"/>
            <w:numPr>
              <w:numId w:val="1"/>
            </w:numPr>
            <w:ind w:hanging="360"/>
          </w:pPr>
        </w:pPrChange>
      </w:pPr>
      <w:ins w:id="677" w:author="Maria Makri" w:date="2025-12-18T16:57:00Z" w16du:dateUtc="2025-12-18T15:57:00Z">
        <w:r w:rsidRPr="00F26698">
          <w:rPr>
            <w:b/>
            <w:bCs/>
            <w:color w:val="EE0000"/>
            <w:rPrChange w:id="678" w:author="Maria Makri" w:date="2025-12-18T17:04:00Z" w16du:dateUtc="2025-12-18T16:04:00Z">
              <w:rPr/>
            </w:rPrChange>
          </w:rPr>
          <w:t xml:space="preserve"> </w:t>
        </w:r>
      </w:ins>
      <w:ins w:id="679" w:author="Maria Makri" w:date="2025-12-18T17:04:00Z" w16du:dateUtc="2025-12-18T16:04:00Z">
        <w:r w:rsidR="00F26698">
          <w:rPr>
            <w:b/>
            <w:bCs/>
            <w:color w:val="EE0000"/>
          </w:rPr>
          <w:fldChar w:fldCharType="begin"/>
        </w:r>
        <w:r w:rsidR="00F26698">
          <w:rPr>
            <w:b/>
            <w:bCs/>
            <w:color w:val="EE0000"/>
          </w:rPr>
          <w:instrText>HYPERLINK "</w:instrText>
        </w:r>
        <w:r w:rsidR="00F26698" w:rsidRPr="008F0A0C">
          <w:rPr>
            <w:b/>
            <w:bCs/>
            <w:color w:val="EE0000"/>
          </w:rPr>
          <w:instrText>https://github.com/ices-eg/DIG/issues/852</w:instrText>
        </w:r>
        <w:r w:rsidR="00F26698">
          <w:rPr>
            <w:b/>
            <w:bCs/>
            <w:color w:val="EE0000"/>
          </w:rPr>
          <w:instrText>"</w:instrText>
        </w:r>
        <w:r w:rsidR="00F26698">
          <w:rPr>
            <w:b/>
            <w:bCs/>
            <w:color w:val="EE0000"/>
          </w:rPr>
          <w:fldChar w:fldCharType="separate"/>
        </w:r>
        <w:r w:rsidR="00F26698" w:rsidRPr="000D6459">
          <w:rPr>
            <w:rStyle w:val="Hyperlink"/>
            <w:b/>
            <w:bCs/>
          </w:rPr>
          <w:t>https://github.com/ices-eg/DIG/issues/852</w:t>
        </w:r>
        <w:r w:rsidR="00F26698">
          <w:rPr>
            <w:b/>
            <w:bCs/>
            <w:color w:val="EE0000"/>
          </w:rPr>
          <w:fldChar w:fldCharType="end"/>
        </w:r>
      </w:ins>
    </w:p>
    <w:p w14:paraId="751CFF55" w14:textId="77777777" w:rsidR="00F26698" w:rsidRPr="004C580F" w:rsidRDefault="00F26698" w:rsidP="00F26698">
      <w:pPr>
        <w:pStyle w:val="ListParagraph"/>
        <w:rPr>
          <w:ins w:id="680" w:author="Maria Makri" w:date="2025-12-18T16:57:00Z" w16du:dateUtc="2025-12-18T15:57:00Z"/>
          <w:rPrChange w:id="681" w:author="Maria Makri" w:date="2025-12-18T16:57:00Z" w16du:dateUtc="2025-12-18T15:57:00Z">
            <w:rPr>
              <w:ins w:id="682" w:author="Maria Makri" w:date="2025-12-18T16:57:00Z" w16du:dateUtc="2025-12-18T15:57:00Z"/>
              <w:color w:val="EE0000"/>
            </w:rPr>
          </w:rPrChange>
        </w:rPr>
        <w:pPrChange w:id="683" w:author="Maria Makri" w:date="2025-12-18T17:04:00Z" w16du:dateUtc="2025-12-18T16:04:00Z">
          <w:pPr>
            <w:pStyle w:val="ListParagraph"/>
            <w:numPr>
              <w:numId w:val="1"/>
            </w:numPr>
            <w:ind w:hanging="360"/>
          </w:pPr>
        </w:pPrChange>
      </w:pPr>
    </w:p>
    <w:p w14:paraId="14638067" w14:textId="5FE74BAF" w:rsidR="00783DE8" w:rsidDel="00935066" w:rsidRDefault="002229D4" w:rsidP="00935066">
      <w:pPr>
        <w:rPr>
          <w:ins w:id="684" w:author="Kirsten Birch Håkansson" w:date="2025-12-08T11:55:00Z" w16du:dateUtc="2025-12-08T10:55:00Z"/>
          <w:del w:id="685" w:author="Maria Makri" w:date="2025-12-18T16:58:00Z" w16du:dateUtc="2025-12-18T15:58:00Z"/>
        </w:rPr>
        <w:pPrChange w:id="686" w:author="Maria Makri" w:date="2025-12-18T16:58:00Z" w16du:dateUtc="2025-12-18T15:58:00Z">
          <w:pPr>
            <w:pStyle w:val="ListParagraph"/>
            <w:numPr>
              <w:numId w:val="1"/>
            </w:numPr>
            <w:ind w:hanging="360"/>
          </w:pPr>
        </w:pPrChange>
      </w:pPr>
      <w:commentRangeStart w:id="687"/>
      <w:ins w:id="688" w:author="Maria Makri" w:date="2025-12-18T16:56:00Z" w16du:dateUtc="2025-12-18T15:56:00Z">
        <w:r>
          <w:t xml:space="preserve">We would prefer to not keep using this code list, at least for new formats. </w:t>
        </w:r>
        <w:r w:rsidR="004C580F">
          <w:t xml:space="preserve">We could possibly add winter rings as an  MUNIT, so, we will be able to use BiologicalMeasurementType together </w:t>
        </w:r>
      </w:ins>
      <w:ins w:id="689" w:author="Maria Makri" w:date="2025-12-18T16:57:00Z" w16du:dateUtc="2025-12-18T15:57:00Z">
        <w:r w:rsidR="004C580F">
          <w:t xml:space="preserve">with MUNIT. </w:t>
        </w:r>
      </w:ins>
      <w:commentRangeEnd w:id="687"/>
      <w:r w:rsidR="00935066">
        <w:rPr>
          <w:rStyle w:val="CommentReference"/>
          <w:sz w:val="22"/>
          <w:szCs w:val="22"/>
          <w:lang w:val="en-US"/>
        </w:rPr>
        <w:commentReference w:id="687"/>
      </w:r>
      <w:ins w:id="690" w:author="Kirsten Birch Håkansson" w:date="2025-12-08T11:55:00Z" w16du:dateUtc="2025-12-08T10:55:00Z">
        <w:del w:id="691" w:author="Maria Makri" w:date="2025-12-18T16:55:00Z" w16du:dateUtc="2025-12-18T15:55:00Z">
          <w:r w:rsidR="00783DE8" w:rsidRPr="00935066" w:rsidDel="005B7765">
            <w:rPr>
              <w:lang w:val="en-US"/>
            </w:rPr>
            <w:delText>Q:</w:delText>
          </w:r>
        </w:del>
        <w:r w:rsidR="00783DE8" w:rsidRPr="00935066">
          <w:rPr>
            <w:lang w:val="en-US"/>
          </w:rPr>
          <w:t xml:space="preserve"> </w:t>
        </w:r>
      </w:ins>
      <w:ins w:id="692" w:author="Kirsten Birch Håkansson" w:date="2025-12-08T11:55:00Z">
        <w:del w:id="693" w:author="Maria Makri" w:date="2025-12-18T16:57:00Z" w16du:dateUtc="2025-12-18T15:57:00Z">
          <w:r w:rsidR="00783DE8" w:rsidRPr="00935066" w:rsidDel="004C580F">
            <w:rPr>
              <w:lang w:val="en-US"/>
              <w:rPrChange w:id="694" w:author="Maria Makri" w:date="2025-12-18T16:58:00Z" w16du:dateUtc="2025-12-18T15:58:00Z">
                <w:rPr/>
              </w:rPrChange>
            </w:rPr>
            <w:delText>We will add the code Widthmm , Width in mm. But w</w:delText>
          </w:r>
        </w:del>
        <w:del w:id="695" w:author="Maria Makri" w:date="2025-12-18T16:58:00Z" w16du:dateUtc="2025-12-18T15:58:00Z">
          <w:r w:rsidR="00783DE8" w:rsidRPr="00935066" w:rsidDel="00935066">
            <w:rPr>
              <w:lang w:val="en-US"/>
              <w:rPrChange w:id="696" w:author="Maria Makri" w:date="2025-12-18T16:58:00Z" w16du:dateUtc="2025-12-18T15:58:00Z">
                <w:rPr/>
              </w:rPrChange>
            </w:rPr>
            <w:delText xml:space="preserve">e were wondering what kind of width it is, and if it should be specified? </w:delText>
          </w:r>
          <w:r w:rsidR="00783DE8" w:rsidRPr="00783DE8" w:rsidDel="00935066">
            <w:delText xml:space="preserve">Is it maximum body width? </w:delText>
          </w:r>
        </w:del>
      </w:ins>
    </w:p>
    <w:p w14:paraId="5FA28D0F" w14:textId="550A629C" w:rsidR="00D97E58" w:rsidRDefault="00DF3348" w:rsidP="00935066">
      <w:pPr>
        <w:rPr>
          <w:ins w:id="697" w:author="Maria Makri" w:date="2025-12-08T14:42:00Z" w16du:dateUtc="2025-12-08T13:42:00Z"/>
          <w:lang w:val="en-US"/>
        </w:rPr>
        <w:pPrChange w:id="698" w:author="Maria Makri" w:date="2025-12-18T16:58:00Z" w16du:dateUtc="2025-12-18T15:58:00Z">
          <w:pPr>
            <w:pStyle w:val="ListParagraph"/>
            <w:numPr>
              <w:ilvl w:val="1"/>
              <w:numId w:val="1"/>
            </w:numPr>
            <w:ind w:left="1440" w:hanging="360"/>
          </w:pPr>
        </w:pPrChange>
      </w:pPr>
      <w:ins w:id="699" w:author="Kirsten Birch Håkansson" w:date="2025-12-08T11:55:00Z" w16du:dateUtc="2025-12-08T10:55:00Z">
        <w:del w:id="700" w:author="Maria Makri" w:date="2025-12-18T16:58:00Z" w16du:dateUtc="2025-12-18T15:58:00Z">
          <w:r w:rsidRPr="00783DE8" w:rsidDel="00935066">
            <w:rPr>
              <w:lang w:val="en-US"/>
            </w:rPr>
            <w:delText xml:space="preserve">Regarding </w:delText>
          </w:r>
          <w:r w:rsidRPr="00783DE8" w:rsidDel="00935066">
            <w:rPr>
              <w:b/>
              <w:bCs/>
              <w:lang w:val="en-US"/>
              <w:rPrChange w:id="701" w:author="Kirsten Birch Håkansson" w:date="2025-12-08T11:55:00Z" w16du:dateUtc="2025-12-08T10:55:00Z">
                <w:rPr>
                  <w:lang w:val="en-US"/>
                </w:rPr>
              </w:rPrChange>
            </w:rPr>
            <w:delText xml:space="preserve">Widthmm – I assume in </w:delText>
          </w:r>
          <w:r w:rsidRPr="00783DE8" w:rsidDel="00935066">
            <w:rPr>
              <w:b/>
              <w:bCs/>
              <w:lang w:val="en-US"/>
              <w:rPrChange w:id="702" w:author="Kirsten Birch Håkansson" w:date="2025-12-08T11:55:00Z" w16du:dateUtc="2025-12-08T10:55:00Z">
                <w:rPr>
                  <w:lang w:val="en-US"/>
                </w:rPr>
              </w:rPrChange>
            </w:rPr>
            <w:fldChar w:fldCharType="begin"/>
          </w:r>
          <w:r w:rsidRPr="00783DE8" w:rsidDel="00935066">
            <w:rPr>
              <w:b/>
              <w:bCs/>
              <w:lang w:val="en-US"/>
              <w:rPrChange w:id="703" w:author="Kirsten Birch Håkansson" w:date="2025-12-08T11:55:00Z" w16du:dateUtc="2025-12-08T10:55:00Z">
                <w:rPr>
                  <w:lang w:val="en-US"/>
                </w:rPr>
              </w:rPrChange>
            </w:rPr>
            <w:delInstrText>HYPERLINK "https://eur01.safelinks.protection.outlook.com/?url=https%3A%2F%2Fvocab.ices.dk%2F%3Fref%3D1625&amp;data=05%7C02%7Ckih%40aqua.dtu.dk%7Cec42845d29be4450236e08de26a6fd08%7Cf251f123c9ce448e927734bb285911d9%7C0%7C0%7C638990695822358485%7CUnknown%7CTWFpbGZsb3d8eyJFbXB0eU1hcGkiOnRydWUsIlYiOiIwLjAuMDAwMCIsIlAiOiJXaW4zMiIsIkFOIjoiTWFpbCIsIldUIjoyfQ%3D%3D%7C0%7C%7C%7C&amp;sdata=N1W11cDWUiclkSK0gGl53lmPsCbDSpbjORNGMqe%2FUSU%3D&amp;reserved=0"</w:delInstrText>
          </w:r>
          <w:r w:rsidRPr="001A46B4" w:rsidDel="00935066">
            <w:rPr>
              <w:b/>
              <w:bCs/>
              <w:lang w:val="en-US"/>
            </w:rPr>
          </w:r>
          <w:r w:rsidRPr="00783DE8" w:rsidDel="00935066">
            <w:rPr>
              <w:b/>
              <w:bCs/>
              <w:lang w:val="en-US"/>
              <w:rPrChange w:id="704" w:author="Kirsten Birch Håkansson" w:date="2025-12-08T11:55:00Z" w16du:dateUtc="2025-12-08T10:55:00Z">
                <w:rPr>
                  <w:lang w:val="en-US"/>
                </w:rPr>
              </w:rPrChange>
            </w:rPr>
            <w:fldChar w:fldCharType="separate"/>
          </w:r>
          <w:r w:rsidRPr="00783DE8" w:rsidDel="00935066">
            <w:rPr>
              <w:rStyle w:val="Hyperlink"/>
              <w:b/>
              <w:bCs/>
              <w:lang w:val="en-US"/>
            </w:rPr>
            <w:delText>https://vocab.ices.dk/?ref=1625</w:delText>
          </w:r>
          <w:r w:rsidRPr="00783DE8" w:rsidDel="00935066">
            <w:rPr>
              <w:b/>
              <w:bCs/>
              <w:lang w:val="en-US"/>
              <w:rPrChange w:id="705" w:author="Kirsten Birch Håkansson" w:date="2025-12-08T11:55:00Z" w16du:dateUtc="2025-12-08T10:55:00Z">
                <w:rPr>
                  <w:lang w:val="en-US"/>
                </w:rPr>
              </w:rPrChange>
            </w:rPr>
            <w:fldChar w:fldCharType="end"/>
          </w:r>
          <w:r w:rsidRPr="00783DE8" w:rsidDel="00935066">
            <w:rPr>
              <w:b/>
              <w:bCs/>
              <w:lang w:val="en-US"/>
              <w:rPrChange w:id="706" w:author="Kirsten Birch Håkansson" w:date="2025-12-08T11:55:00Z" w16du:dateUtc="2025-12-08T10:55:00Z">
                <w:rPr>
                  <w:lang w:val="en-US"/>
                </w:rPr>
              </w:rPrChange>
            </w:rPr>
            <w:delText xml:space="preserve">. </w:delText>
          </w:r>
          <w:r w:rsidRPr="00783DE8" w:rsidDel="00935066">
            <w:rPr>
              <w:lang w:val="en-US"/>
            </w:rPr>
            <w:delText>Lengthmm and the new widthmm are referring back to BiologicalMeasurementType where the length / width types are specified, so widthmm should be similar to lengthmm – It could also just be mm for both, but that will change the code in the RDBES upload</w:delText>
          </w:r>
        </w:del>
      </w:ins>
    </w:p>
    <w:p w14:paraId="528F1F68" w14:textId="77777777" w:rsidR="0086147D" w:rsidRDefault="0086147D">
      <w:pPr>
        <w:pStyle w:val="ListParagraph"/>
        <w:ind w:left="1440"/>
        <w:rPr>
          <w:ins w:id="707" w:author="Kirsten Birch Håkansson" w:date="2025-12-08T12:26:00Z" w16du:dateUtc="2025-12-08T11:26:00Z"/>
          <w:lang w:val="en-US"/>
        </w:rPr>
        <w:pPrChange w:id="708" w:author="Maria Makri" w:date="2025-12-08T14:42:00Z" w16du:dateUtc="2025-12-08T13:42:00Z">
          <w:pPr>
            <w:pStyle w:val="ListParagraph"/>
            <w:numPr>
              <w:ilvl w:val="1"/>
              <w:numId w:val="1"/>
            </w:numPr>
            <w:ind w:left="1440" w:hanging="360"/>
          </w:pPr>
        </w:pPrChange>
      </w:pPr>
    </w:p>
    <w:p w14:paraId="3259DB69" w14:textId="17A19B8E" w:rsidR="00935066" w:rsidRPr="00935066" w:rsidRDefault="00625021" w:rsidP="00625021">
      <w:pPr>
        <w:pStyle w:val="ListParagraph"/>
        <w:numPr>
          <w:ilvl w:val="0"/>
          <w:numId w:val="1"/>
        </w:numPr>
        <w:rPr>
          <w:ins w:id="709" w:author="Maria Makri" w:date="2025-12-18T16:58:00Z" w16du:dateUtc="2025-12-18T15:58:00Z"/>
          <w:lang w:val="en-US"/>
          <w:rPrChange w:id="710" w:author="Maria Makri" w:date="2025-12-18T16:58:00Z" w16du:dateUtc="2025-12-18T15:58:00Z">
            <w:rPr>
              <w:ins w:id="711" w:author="Maria Makri" w:date="2025-12-18T16:58:00Z" w16du:dateUtc="2025-12-18T15:58:00Z"/>
              <w:b/>
              <w:bCs/>
              <w:lang w:val="en-US"/>
            </w:rPr>
          </w:rPrChange>
        </w:rPr>
      </w:pPr>
      <w:ins w:id="712" w:author="Kirsten Birch Håkansson" w:date="2025-12-08T12:26:00Z" w16du:dateUtc="2025-12-08T11:26:00Z">
        <w:r w:rsidRPr="00795D81">
          <w:rPr>
            <w:b/>
            <w:bCs/>
            <w:lang w:val="en-US"/>
            <w:rPrChange w:id="713" w:author="Kirsten Birch Håkansson" w:date="2025-12-08T12:29:00Z" w16du:dateUtc="2025-12-08T11:29:00Z">
              <w:rPr>
                <w:lang w:val="en-US"/>
              </w:rPr>
            </w:rPrChange>
          </w:rPr>
          <w:t>WGValue</w:t>
        </w:r>
        <w:r w:rsidR="00CC37FF" w:rsidRPr="00795D81">
          <w:rPr>
            <w:b/>
            <w:bCs/>
            <w:lang w:val="en-US"/>
            <w:rPrChange w:id="714" w:author="Kirsten Birch Håkansson" w:date="2025-12-08T12:29:00Z" w16du:dateUtc="2025-12-08T11:29:00Z">
              <w:rPr>
                <w:lang w:val="en-US"/>
              </w:rPr>
            </w:rPrChange>
          </w:rPr>
          <w:t xml:space="preserve"> </w:t>
        </w:r>
        <w:r w:rsidR="00CC37FF">
          <w:rPr>
            <w:lang w:val="en-US"/>
          </w:rPr>
          <w:t>should be added to</w:t>
        </w:r>
      </w:ins>
      <w:ins w:id="715" w:author="Kirsten Birch Håkansson" w:date="2025-12-08T12:27:00Z" w16du:dateUtc="2025-12-08T11:27:00Z">
        <w:r w:rsidR="00CC37FF">
          <w:rPr>
            <w:lang w:val="en-US"/>
          </w:rPr>
          <w:t xml:space="preserve"> </w:t>
        </w:r>
      </w:ins>
      <w:ins w:id="716" w:author="Kirsten Birch Håkansson" w:date="2025-12-08T12:26:00Z" w16du:dateUtc="2025-12-08T11:26:00Z">
        <w:r w:rsidRPr="00795D81">
          <w:rPr>
            <w:b/>
            <w:bCs/>
            <w:lang w:val="en-US"/>
            <w:rPrChange w:id="717" w:author="Kirsten Birch Håkansson" w:date="2025-12-08T12:29:00Z" w16du:dateUtc="2025-12-08T11:29:00Z">
              <w:rPr>
                <w:lang w:val="en-US"/>
              </w:rPr>
            </w:rPrChange>
          </w:rPr>
          <w:t>DataBasis</w:t>
        </w:r>
      </w:ins>
      <w:ins w:id="718" w:author="Maria Makri" w:date="2025-12-18T16:58:00Z" w16du:dateUtc="2025-12-18T15:58:00Z">
        <w:r w:rsidR="00935066">
          <w:rPr>
            <w:b/>
            <w:bCs/>
            <w:lang w:val="en-US"/>
          </w:rPr>
          <w:t xml:space="preserve"> </w:t>
        </w:r>
        <w:r w:rsidR="00935066" w:rsidRPr="008F0A0C">
          <w:rPr>
            <w:b/>
            <w:bCs/>
            <w:color w:val="EE0000"/>
            <w:lang w:val="en-US"/>
          </w:rPr>
          <w:t>Pending</w:t>
        </w:r>
      </w:ins>
    </w:p>
    <w:p w14:paraId="470618DC" w14:textId="6E98569B" w:rsidR="00625021" w:rsidRPr="00935066" w:rsidRDefault="00F72CDF" w:rsidP="00935066">
      <w:pPr>
        <w:rPr>
          <w:ins w:id="719" w:author="Kirsten Birch Håkansson" w:date="2025-12-08T12:30:00Z" w16du:dateUtc="2025-12-08T11:30:00Z"/>
          <w:lang w:val="en-US"/>
        </w:rPr>
        <w:pPrChange w:id="720" w:author="Maria Makri" w:date="2025-12-18T16:59:00Z" w16du:dateUtc="2025-12-18T15:59:00Z">
          <w:pPr>
            <w:pStyle w:val="ListParagraph"/>
            <w:numPr>
              <w:numId w:val="1"/>
            </w:numPr>
            <w:ind w:hanging="360"/>
          </w:pPr>
        </w:pPrChange>
      </w:pPr>
      <w:ins w:id="721" w:author="Kirsten Birch Håkansson" w:date="2025-12-08T12:27:00Z" w16du:dateUtc="2025-12-08T11:27:00Z">
        <w:del w:id="722" w:author="Maria Makri" w:date="2025-12-18T16:59:00Z" w16du:dateUtc="2025-12-18T15:59:00Z">
          <w:r w:rsidRPr="00935066" w:rsidDel="00935066">
            <w:rPr>
              <w:b/>
              <w:bCs/>
              <w:lang w:val="en-US"/>
              <w:rPrChange w:id="723" w:author="Maria Makri" w:date="2025-12-18T16:59:00Z" w16du:dateUtc="2025-12-18T15:59:00Z">
                <w:rPr>
                  <w:lang w:val="en-US"/>
                </w:rPr>
              </w:rPrChange>
            </w:rPr>
            <w:delText xml:space="preserve"> </w:delText>
          </w:r>
          <w:r w:rsidRPr="00935066" w:rsidDel="00935066">
            <w:rPr>
              <w:lang w:val="en-US"/>
            </w:rPr>
            <w:delText>with the following definition</w:delText>
          </w:r>
        </w:del>
      </w:ins>
      <w:ins w:id="724" w:author="Maria Makri" w:date="2025-12-18T16:59:00Z" w16du:dateUtc="2025-12-18T15:59:00Z">
        <w:r w:rsidR="00935066" w:rsidRPr="00935066">
          <w:rPr>
            <w:lang w:val="en-US"/>
          </w:rPr>
          <w:t>Definition</w:t>
        </w:r>
      </w:ins>
      <w:ins w:id="725" w:author="Kirsten Birch Håkansson" w:date="2025-12-08T12:27:00Z" w16du:dateUtc="2025-12-08T11:27:00Z">
        <w:r w:rsidRPr="00935066">
          <w:rPr>
            <w:lang w:val="en-US"/>
          </w:rPr>
          <w:t xml:space="preserve">: </w:t>
        </w:r>
        <w:r w:rsidR="00304998" w:rsidRPr="00935066">
          <w:rPr>
            <w:lang w:val="en-US"/>
          </w:rPr>
          <w:t>the final tonnage or numbers going into the assessment. These can be estimated or coming from official records</w:t>
        </w:r>
      </w:ins>
      <w:ins w:id="726" w:author="Kirsten Birch Håkansson" w:date="2025-12-08T12:28:00Z" w16du:dateUtc="2025-12-08T11:28:00Z">
        <w:r w:rsidR="00304998" w:rsidRPr="00935066">
          <w:rPr>
            <w:lang w:val="en-US"/>
          </w:rPr>
          <w:t xml:space="preserve">. </w:t>
        </w:r>
        <w:r w:rsidR="009C36D1" w:rsidRPr="00935066">
          <w:rPr>
            <w:lang w:val="en-US"/>
          </w:rPr>
          <w:t xml:space="preserve">The following codes should be </w:t>
        </w:r>
        <w:r w:rsidR="00011A38" w:rsidRPr="00935066">
          <w:rPr>
            <w:lang w:val="en-US"/>
          </w:rPr>
          <w:t>deprecated</w:t>
        </w:r>
        <w:r w:rsidR="009C36D1" w:rsidRPr="00935066">
          <w:rPr>
            <w:lang w:val="en-US"/>
          </w:rPr>
          <w:t xml:space="preserve"> from the list Estimated, Measured, NotApplicable, Unknown</w:t>
        </w:r>
        <w:r w:rsidR="00011A38" w:rsidRPr="00935066">
          <w:rPr>
            <w:lang w:val="en-US"/>
          </w:rPr>
          <w:t xml:space="preserve"> in relation to CEF</w:t>
        </w:r>
      </w:ins>
      <w:ins w:id="727" w:author="Maria Makri" w:date="2025-12-18T16:58:00Z" w16du:dateUtc="2025-12-18T15:58:00Z">
        <w:r w:rsidR="00935066" w:rsidRPr="00935066">
          <w:rPr>
            <w:lang w:val="en-US"/>
          </w:rPr>
          <w:t xml:space="preserve"> </w:t>
        </w:r>
      </w:ins>
    </w:p>
    <w:p w14:paraId="138D31AD" w14:textId="77777777" w:rsidR="00C47D59" w:rsidRDefault="00C47D59" w:rsidP="00C47D59">
      <w:pPr>
        <w:rPr>
          <w:ins w:id="728" w:author="Kirsten Birch Håkansson" w:date="2025-12-08T12:30:00Z" w16du:dateUtc="2025-12-08T11:30:00Z"/>
          <w:lang w:val="en-US"/>
        </w:rPr>
      </w:pPr>
    </w:p>
    <w:p w14:paraId="02DE6D86" w14:textId="22D34EA8" w:rsidR="00C47D59" w:rsidRDefault="00C47D59">
      <w:pPr>
        <w:pStyle w:val="Heading1"/>
        <w:rPr>
          <w:ins w:id="729" w:author="Kirsten Birch Håkansson" w:date="2025-12-08T12:30:00Z" w16du:dateUtc="2025-12-08T11:30:00Z"/>
          <w:lang w:val="en-US"/>
        </w:rPr>
        <w:pPrChange w:id="730" w:author="Kirsten Birch Håkansson" w:date="2025-12-08T12:31:00Z" w16du:dateUtc="2025-12-08T11:31:00Z">
          <w:pPr/>
        </w:pPrChange>
      </w:pPr>
      <w:ins w:id="731" w:author="Kirsten Birch Håkansson" w:date="2025-12-08T12:30:00Z" w16du:dateUtc="2025-12-08T11:30:00Z">
        <w:r>
          <w:rPr>
            <w:lang w:val="en-US"/>
          </w:rPr>
          <w:lastRenderedPageBreak/>
          <w:t>Stocks</w:t>
        </w:r>
      </w:ins>
    </w:p>
    <w:p w14:paraId="4C181989" w14:textId="77777777" w:rsidR="00C47D59" w:rsidRPr="00C47D59" w:rsidRDefault="00C47D59">
      <w:pPr>
        <w:pStyle w:val="Heading2"/>
        <w:rPr>
          <w:ins w:id="732" w:author="Kirsten Birch Håkansson" w:date="2025-12-08T12:30:00Z"/>
          <w:lang w:val="en-US"/>
          <w:rPrChange w:id="733" w:author="Kirsten Birch Håkansson" w:date="2025-12-08T12:30:00Z" w16du:dateUtc="2025-12-08T11:30:00Z">
            <w:rPr>
              <w:ins w:id="734" w:author="Kirsten Birch Håkansson" w:date="2025-12-08T12:30:00Z"/>
            </w:rPr>
          </w:rPrChange>
        </w:rPr>
        <w:pPrChange w:id="735" w:author="Kirsten Birch Håkansson" w:date="2025-12-08T12:31:00Z" w16du:dateUtc="2025-12-08T11:31:00Z">
          <w:pPr/>
        </w:pPrChange>
      </w:pPr>
      <w:ins w:id="736" w:author="Kirsten Birch Håkansson" w:date="2025-12-08T12:30:00Z">
        <w:r w:rsidRPr="00C47D59">
          <w:rPr>
            <w:lang w:val="en-US"/>
          </w:rPr>
          <w:t>‘Submission’ Stock versus advice stock</w:t>
        </w:r>
      </w:ins>
    </w:p>
    <w:p w14:paraId="53988A64" w14:textId="77777777" w:rsidR="00C47D59" w:rsidRPr="00C47D59" w:rsidRDefault="00C47D59" w:rsidP="00C47D59">
      <w:pPr>
        <w:rPr>
          <w:ins w:id="737" w:author="Kirsten Birch Håkansson" w:date="2025-12-08T12:30:00Z"/>
          <w:lang w:val="en-US"/>
          <w:rPrChange w:id="738" w:author="Kirsten Birch Håkansson" w:date="2025-12-08T12:30:00Z" w16du:dateUtc="2025-12-08T11:30:00Z">
            <w:rPr>
              <w:ins w:id="739" w:author="Kirsten Birch Håkansson" w:date="2025-12-08T12:30:00Z"/>
            </w:rPr>
          </w:rPrChange>
        </w:rPr>
      </w:pPr>
      <w:ins w:id="740" w:author="Kirsten Birch Håkansson" w:date="2025-12-08T12:30:00Z">
        <w:r w:rsidRPr="00C47D59">
          <w:rPr>
            <w:lang w:val="en-US"/>
          </w:rPr>
          <w:t xml:space="preserve">Stocks where </w:t>
        </w:r>
        <w:r w:rsidRPr="00C47D59">
          <w:rPr>
            <w:b/>
            <w:bCs/>
            <w:lang w:val="en-US"/>
          </w:rPr>
          <w:t xml:space="preserve">stock splitting </w:t>
        </w:r>
        <w:r w:rsidRPr="00C47D59">
          <w:rPr>
            <w:lang w:val="en-US"/>
          </w:rPr>
          <w:t>happens in the AWG – overlapping areas and population not apparent in the stock code</w:t>
        </w:r>
      </w:ins>
    </w:p>
    <w:p w14:paraId="1AE9B4E9" w14:textId="77777777" w:rsidR="00725B27" w:rsidRDefault="00C47D59" w:rsidP="00C47D59">
      <w:pPr>
        <w:rPr>
          <w:ins w:id="741" w:author="Kirsten Birch Håkansson" w:date="2025-12-08T12:33:00Z" w16du:dateUtc="2025-12-08T11:33:00Z"/>
          <w:lang w:val="en-US"/>
        </w:rPr>
      </w:pPr>
      <w:ins w:id="742" w:author="Kirsten Birch Håkansson" w:date="2025-12-08T12:30:00Z">
        <w:r w:rsidRPr="00C47D59">
          <w:rPr>
            <w:i/>
            <w:iCs/>
            <w:lang w:val="en-US"/>
          </w:rPr>
          <w:t xml:space="preserve">e.g., </w:t>
        </w:r>
        <w:r w:rsidRPr="00C47D59">
          <w:rPr>
            <w:b/>
            <w:bCs/>
            <w:i/>
            <w:iCs/>
            <w:lang w:val="en-US"/>
            <w:rPrChange w:id="743" w:author="Kirsten Birch Håkansson" w:date="2025-12-08T12:30:00Z" w16du:dateUtc="2025-12-08T11:30:00Z">
              <w:rPr>
                <w:b/>
                <w:bCs/>
                <w:i/>
                <w:iCs/>
              </w:rPr>
            </w:rPrChange>
          </w:rPr>
          <w:t>cod.27.22-24 (</w:t>
        </w:r>
        <w:r w:rsidRPr="00C47D59">
          <w:rPr>
            <w:lang w:val="en-US"/>
          </w:rPr>
          <w:t>Cod (Gadus morhua) in subdivisions 22–24, western Baltic stock (western Baltic Sea))</w:t>
        </w:r>
        <w:r w:rsidRPr="00C47D59">
          <w:rPr>
            <w:b/>
            <w:bCs/>
            <w:i/>
            <w:iCs/>
            <w:lang w:val="en-US"/>
            <w:rPrChange w:id="744" w:author="Kirsten Birch Håkansson" w:date="2025-12-08T12:30:00Z" w16du:dateUtc="2025-12-08T11:30:00Z">
              <w:rPr>
                <w:b/>
                <w:bCs/>
                <w:i/>
                <w:iCs/>
              </w:rPr>
            </w:rPrChange>
          </w:rPr>
          <w:t xml:space="preserve"> </w:t>
        </w:r>
        <w:r w:rsidRPr="00C47D59">
          <w:rPr>
            <w:i/>
            <w:iCs/>
            <w:lang w:val="en-US"/>
            <w:rPrChange w:id="745" w:author="Kirsten Birch Håkansson" w:date="2025-12-08T12:30:00Z" w16du:dateUtc="2025-12-08T11:30:00Z">
              <w:rPr>
                <w:i/>
                <w:iCs/>
              </w:rPr>
            </w:rPrChange>
          </w:rPr>
          <w:t xml:space="preserve">&amp; </w:t>
        </w:r>
        <w:r w:rsidRPr="00C47D59">
          <w:rPr>
            <w:b/>
            <w:bCs/>
            <w:i/>
            <w:iCs/>
            <w:lang w:val="en-US"/>
            <w:rPrChange w:id="746" w:author="Kirsten Birch Håkansson" w:date="2025-12-08T12:30:00Z" w16du:dateUtc="2025-12-08T11:30:00Z">
              <w:rPr>
                <w:b/>
                <w:bCs/>
                <w:i/>
                <w:iCs/>
              </w:rPr>
            </w:rPrChange>
          </w:rPr>
          <w:t>cod.27.24-32 (</w:t>
        </w:r>
        <w:r w:rsidRPr="00C47D59">
          <w:rPr>
            <w:lang w:val="en-US"/>
          </w:rPr>
          <w:t>Cod (Gadus morhua) in subdivisions 24–32, eastern Baltic stock (eastern Baltic Sea))</w:t>
        </w:r>
      </w:ins>
      <w:ins w:id="747" w:author="Kirsten Birch Håkansson" w:date="2025-12-08T12:31:00Z" w16du:dateUtc="2025-12-08T11:31:00Z">
        <w:r w:rsidR="00BE0192">
          <w:rPr>
            <w:lang w:val="en-US"/>
          </w:rPr>
          <w:t xml:space="preserve">. </w:t>
        </w:r>
      </w:ins>
    </w:p>
    <w:p w14:paraId="1E01EE34" w14:textId="557356C8" w:rsidR="00C47D59" w:rsidRPr="00F27960" w:rsidRDefault="00725B27" w:rsidP="00C47D59">
      <w:pPr>
        <w:rPr>
          <w:ins w:id="748" w:author="Kirsten Birch Håkansson" w:date="2025-12-08T12:30:00Z"/>
          <w:lang w:val="en-US"/>
          <w:rPrChange w:id="749" w:author="Kirsten Birch Håkansson" w:date="2025-12-08T12:36:00Z" w16du:dateUtc="2025-12-08T11:36:00Z">
            <w:rPr>
              <w:ins w:id="750" w:author="Kirsten Birch Håkansson" w:date="2025-12-08T12:30:00Z"/>
            </w:rPr>
          </w:rPrChange>
        </w:rPr>
      </w:pPr>
      <w:ins w:id="751" w:author="Kirsten Birch Håkansson" w:date="2025-12-08T12:33:00Z" w16du:dateUtc="2025-12-08T11:33:00Z">
        <w:r>
          <w:rPr>
            <w:lang w:val="en-US"/>
          </w:rPr>
          <w:t xml:space="preserve">- </w:t>
        </w:r>
      </w:ins>
      <w:ins w:id="752" w:author="Kirsten Birch Håkansson" w:date="2025-12-08T12:31:00Z" w16du:dateUtc="2025-12-08T11:31:00Z">
        <w:r w:rsidR="00BE0192">
          <w:rPr>
            <w:lang w:val="en-US"/>
          </w:rPr>
          <w:t>We submit Gadus morhua</w:t>
        </w:r>
      </w:ins>
      <w:ins w:id="753" w:author="Kirsten Birch Håkansson" w:date="2025-12-08T12:32:00Z" w16du:dateUtc="2025-12-08T11:32:00Z">
        <w:r w:rsidR="00EA2951">
          <w:rPr>
            <w:lang w:val="en-US"/>
          </w:rPr>
          <w:t xml:space="preserve"> (not s</w:t>
        </w:r>
        <w:r w:rsidR="00EA2951" w:rsidRPr="00BA2C52">
          <w:rPr>
            <w:lang w:val="en-US"/>
          </w:rPr>
          <w:t>plitted</w:t>
        </w:r>
        <w:r w:rsidR="00BA2C52" w:rsidRPr="00BA2C52">
          <w:rPr>
            <w:lang w:val="en-US"/>
          </w:rPr>
          <w:t xml:space="preserve"> in area 24</w:t>
        </w:r>
        <w:r w:rsidR="00EA2951" w:rsidRPr="00BA2C52">
          <w:rPr>
            <w:lang w:val="en-US"/>
          </w:rPr>
          <w:t xml:space="preserve">) for </w:t>
        </w:r>
        <w:r w:rsidR="00EA2951" w:rsidRPr="009371CC">
          <w:rPr>
            <w:b/>
            <w:bCs/>
            <w:lang w:val="en-US"/>
            <w:rPrChange w:id="754" w:author="Kirsten Birch Håkansson" w:date="2025-12-08T12:35:00Z" w16du:dateUtc="2025-12-08T11:35:00Z">
              <w:rPr>
                <w:b/>
                <w:bCs/>
                <w:i/>
                <w:iCs/>
                <w:lang w:val="en-US"/>
              </w:rPr>
            </w:rPrChange>
          </w:rPr>
          <w:t>cod.27.22-24</w:t>
        </w:r>
        <w:r w:rsidR="00EA2951" w:rsidRPr="00BA2C52">
          <w:rPr>
            <w:lang w:val="en-US"/>
            <w:rPrChange w:id="755" w:author="Kirsten Birch Håkansson" w:date="2025-12-08T12:33:00Z" w16du:dateUtc="2025-12-08T11:33:00Z">
              <w:rPr>
                <w:b/>
                <w:bCs/>
                <w:i/>
                <w:iCs/>
                <w:lang w:val="en-US"/>
              </w:rPr>
            </w:rPrChange>
          </w:rPr>
          <w:t xml:space="preserve"> &amp; </w:t>
        </w:r>
        <w:r w:rsidR="00EA2951" w:rsidRPr="009371CC">
          <w:rPr>
            <w:b/>
            <w:bCs/>
            <w:lang w:val="en-US"/>
            <w:rPrChange w:id="756" w:author="Kirsten Birch Håkansson" w:date="2025-12-08T12:35:00Z" w16du:dateUtc="2025-12-08T11:35:00Z">
              <w:rPr>
                <w:b/>
                <w:bCs/>
                <w:i/>
                <w:iCs/>
                <w:lang w:val="en-US"/>
              </w:rPr>
            </w:rPrChange>
          </w:rPr>
          <w:t>cod.27.2</w:t>
        </w:r>
        <w:r w:rsidR="00BA2C52" w:rsidRPr="009371CC">
          <w:rPr>
            <w:b/>
            <w:bCs/>
            <w:lang w:val="en-US"/>
            <w:rPrChange w:id="757" w:author="Kirsten Birch Håkansson" w:date="2025-12-08T12:35:00Z" w16du:dateUtc="2025-12-08T11:35:00Z">
              <w:rPr>
                <w:b/>
                <w:bCs/>
                <w:i/>
                <w:iCs/>
                <w:lang w:val="en-US"/>
              </w:rPr>
            </w:rPrChange>
          </w:rPr>
          <w:t>5</w:t>
        </w:r>
        <w:r w:rsidR="00EA2951" w:rsidRPr="009371CC">
          <w:rPr>
            <w:b/>
            <w:bCs/>
            <w:lang w:val="en-US"/>
            <w:rPrChange w:id="758" w:author="Kirsten Birch Håkansson" w:date="2025-12-08T12:35:00Z" w16du:dateUtc="2025-12-08T11:35:00Z">
              <w:rPr>
                <w:b/>
                <w:bCs/>
                <w:i/>
                <w:iCs/>
                <w:lang w:val="en-US"/>
              </w:rPr>
            </w:rPrChange>
          </w:rPr>
          <w:t>-32</w:t>
        </w:r>
      </w:ins>
      <w:ins w:id="759" w:author="Kirsten Birch Håkansson" w:date="2025-12-08T12:36:00Z" w16du:dateUtc="2025-12-08T11:36:00Z">
        <w:r w:rsidR="00F27960">
          <w:rPr>
            <w:b/>
            <w:bCs/>
            <w:lang w:val="en-US"/>
          </w:rPr>
          <w:t xml:space="preserve">, </w:t>
        </w:r>
        <w:r w:rsidR="00F27960" w:rsidRPr="00F27960">
          <w:rPr>
            <w:lang w:val="en-US"/>
            <w:rPrChange w:id="760" w:author="Kirsten Birch Håkansson" w:date="2025-12-08T12:36:00Z" w16du:dateUtc="2025-12-08T11:36:00Z">
              <w:rPr>
                <w:b/>
                <w:bCs/>
                <w:lang w:val="en-US"/>
              </w:rPr>
            </w:rPrChange>
          </w:rPr>
          <w:t>then the AWG split in area 24</w:t>
        </w:r>
      </w:ins>
    </w:p>
    <w:p w14:paraId="4B1C0C7E" w14:textId="77777777" w:rsidR="00C47D59" w:rsidRDefault="00C47D59" w:rsidP="00C47D59">
      <w:pPr>
        <w:rPr>
          <w:ins w:id="761" w:author="Kirsten Birch Håkansson" w:date="2025-12-08T12:33:00Z" w16du:dateUtc="2025-12-08T11:33:00Z"/>
          <w:i/>
          <w:iCs/>
          <w:lang w:val="en-US"/>
        </w:rPr>
      </w:pPr>
      <w:ins w:id="762" w:author="Kirsten Birch Håkansson" w:date="2025-12-08T12:30:00Z">
        <w:r w:rsidRPr="00C47D59">
          <w:rPr>
            <w:i/>
            <w:iCs/>
            <w:lang w:val="en-US"/>
            <w:rPrChange w:id="763" w:author="Kirsten Birch Håkansson" w:date="2025-12-08T12:30:00Z" w16du:dateUtc="2025-12-08T11:30:00Z">
              <w:rPr>
                <w:i/>
                <w:iCs/>
              </w:rPr>
            </w:rPrChange>
          </w:rPr>
          <w:t xml:space="preserve">e.g., </w:t>
        </w:r>
        <w:r w:rsidRPr="00C47D59">
          <w:rPr>
            <w:b/>
            <w:bCs/>
            <w:i/>
            <w:iCs/>
            <w:lang w:val="en-US"/>
            <w:rPrChange w:id="764" w:author="Kirsten Birch Håkansson" w:date="2025-12-08T12:30:00Z" w16du:dateUtc="2025-12-08T11:30:00Z">
              <w:rPr>
                <w:b/>
                <w:bCs/>
                <w:i/>
                <w:iCs/>
              </w:rPr>
            </w:rPrChange>
          </w:rPr>
          <w:t xml:space="preserve">Her.27.20-24 </w:t>
        </w:r>
        <w:r w:rsidRPr="00C47D59">
          <w:rPr>
            <w:i/>
            <w:iCs/>
            <w:lang w:val="en-US"/>
            <w:rPrChange w:id="765" w:author="Kirsten Birch Håkansson" w:date="2025-12-08T12:30:00Z" w16du:dateUtc="2025-12-08T11:30:00Z">
              <w:rPr>
                <w:i/>
                <w:iCs/>
              </w:rPr>
            </w:rPrChange>
          </w:rPr>
          <w:t xml:space="preserve">(Herring (Clupea harengus) in subdivisions 20–24; spring spawners (Skagerrak, Kattegat, western Baltic)) &amp; </w:t>
        </w:r>
        <w:r w:rsidRPr="00C47D59">
          <w:rPr>
            <w:b/>
            <w:bCs/>
            <w:i/>
            <w:iCs/>
            <w:lang w:val="en-US"/>
            <w:rPrChange w:id="766" w:author="Kirsten Birch Håkansson" w:date="2025-12-08T12:30:00Z" w16du:dateUtc="2025-12-08T11:30:00Z">
              <w:rPr>
                <w:b/>
                <w:bCs/>
                <w:i/>
                <w:iCs/>
              </w:rPr>
            </w:rPrChange>
          </w:rPr>
          <w:t xml:space="preserve">Her.27.3a47d </w:t>
        </w:r>
        <w:r w:rsidRPr="00C47D59">
          <w:rPr>
            <w:i/>
            <w:iCs/>
            <w:lang w:val="en-US"/>
            <w:rPrChange w:id="767" w:author="Kirsten Birch Håkansson" w:date="2025-12-08T12:30:00Z" w16du:dateUtc="2025-12-08T11:30:00Z">
              <w:rPr>
                <w:i/>
                <w:iCs/>
              </w:rPr>
            </w:rPrChange>
          </w:rPr>
          <w:t>(Herring (Clupea harengus) in Subarea 4 and in divisions 3.a and 7.d; autumn spawners (North Sea, Skagerrak, Kattegat, eastern English Channel))</w:t>
        </w:r>
      </w:ins>
    </w:p>
    <w:p w14:paraId="1CD6321E" w14:textId="3FFA084A" w:rsidR="00725B27" w:rsidRPr="00725B27" w:rsidRDefault="00725B27" w:rsidP="00C47D59">
      <w:pPr>
        <w:rPr>
          <w:ins w:id="768" w:author="Kirsten Birch Håkansson" w:date="2025-12-08T12:30:00Z"/>
          <w:lang w:val="en-US"/>
          <w:rPrChange w:id="769" w:author="Kirsten Birch Håkansson" w:date="2025-12-08T12:33:00Z" w16du:dateUtc="2025-12-08T11:33:00Z">
            <w:rPr>
              <w:ins w:id="770" w:author="Kirsten Birch Håkansson" w:date="2025-12-08T12:30:00Z"/>
            </w:rPr>
          </w:rPrChange>
        </w:rPr>
      </w:pPr>
      <w:ins w:id="771" w:author="Kirsten Birch Håkansson" w:date="2025-12-08T12:33:00Z" w16du:dateUtc="2025-12-08T11:33:00Z">
        <w:r>
          <w:rPr>
            <w:i/>
            <w:iCs/>
            <w:lang w:val="en-US"/>
          </w:rPr>
          <w:t xml:space="preserve">- </w:t>
        </w:r>
        <w:r>
          <w:rPr>
            <w:lang w:val="en-US"/>
          </w:rPr>
          <w:t xml:space="preserve">We submit Clupea harengus </w:t>
        </w:r>
        <w:r w:rsidR="00561E02">
          <w:rPr>
            <w:lang w:val="en-US"/>
          </w:rPr>
          <w:t>(</w:t>
        </w:r>
      </w:ins>
      <w:ins w:id="772" w:author="Kirsten Birch Håkansson" w:date="2025-12-08T12:34:00Z" w16du:dateUtc="2025-12-08T11:34:00Z">
        <w:r w:rsidR="00561E02">
          <w:rPr>
            <w:lang w:val="en-US"/>
          </w:rPr>
          <w:t xml:space="preserve">not split in WBSS and NSAS) from </w:t>
        </w:r>
        <w:r w:rsidR="00561E02" w:rsidRPr="009371CC">
          <w:rPr>
            <w:b/>
            <w:bCs/>
            <w:lang w:val="en-US"/>
            <w:rPrChange w:id="773" w:author="Kirsten Birch Håkansson" w:date="2025-12-08T12:35:00Z" w16du:dateUtc="2025-12-08T11:35:00Z">
              <w:rPr>
                <w:lang w:val="en-US"/>
              </w:rPr>
            </w:rPrChange>
          </w:rPr>
          <w:t>her.27</w:t>
        </w:r>
        <w:r w:rsidR="00420685" w:rsidRPr="009371CC">
          <w:rPr>
            <w:b/>
            <w:bCs/>
            <w:lang w:val="en-US"/>
            <w:rPrChange w:id="774" w:author="Kirsten Birch Håkansson" w:date="2025-12-08T12:35:00Z" w16du:dateUtc="2025-12-08T11:35:00Z">
              <w:rPr>
                <w:lang w:val="en-US"/>
              </w:rPr>
            </w:rPrChange>
          </w:rPr>
          <w:t xml:space="preserve">.47d </w:t>
        </w:r>
        <w:r w:rsidR="00420685">
          <w:rPr>
            <w:lang w:val="en-US"/>
          </w:rPr>
          <w:t xml:space="preserve">and </w:t>
        </w:r>
        <w:r w:rsidR="00420685" w:rsidRPr="009371CC">
          <w:rPr>
            <w:b/>
            <w:bCs/>
            <w:lang w:val="en-US"/>
            <w:rPrChange w:id="775" w:author="Kirsten Birch Håkansson" w:date="2025-12-08T12:35:00Z" w16du:dateUtc="2025-12-08T11:35:00Z">
              <w:rPr>
                <w:lang w:val="en-US"/>
              </w:rPr>
            </w:rPrChange>
          </w:rPr>
          <w:t>her.27.20-24</w:t>
        </w:r>
      </w:ins>
      <w:ins w:id="776" w:author="Kirsten Birch Håkansson" w:date="2025-12-08T12:36:00Z" w16du:dateUtc="2025-12-08T11:36:00Z">
        <w:r w:rsidR="00F27960">
          <w:rPr>
            <w:b/>
            <w:bCs/>
            <w:lang w:val="en-US"/>
          </w:rPr>
          <w:t xml:space="preserve">, </w:t>
        </w:r>
        <w:r w:rsidR="00F27960" w:rsidRPr="00CA4CE9">
          <w:rPr>
            <w:lang w:val="en-US"/>
          </w:rPr>
          <w:t xml:space="preserve">then the AWG split in area </w:t>
        </w:r>
      </w:ins>
      <w:ins w:id="777" w:author="Kirsten Birch Håkansson" w:date="2025-12-08T12:38:00Z" w16du:dateUtc="2025-12-08T11:38:00Z">
        <w:r w:rsidR="00C617ED">
          <w:rPr>
            <w:lang w:val="en-US"/>
          </w:rPr>
          <w:t>27.4</w:t>
        </w:r>
        <w:r w:rsidR="00D40F9F">
          <w:rPr>
            <w:lang w:val="en-US"/>
          </w:rPr>
          <w:t>.transfer and 27.3.a</w:t>
        </w:r>
      </w:ins>
    </w:p>
    <w:p w14:paraId="0E18222E" w14:textId="77777777" w:rsidR="00C47D59" w:rsidRPr="00C47D59" w:rsidRDefault="00C47D59" w:rsidP="00C47D59">
      <w:pPr>
        <w:rPr>
          <w:ins w:id="778" w:author="Kirsten Birch Håkansson" w:date="2025-12-08T12:30:00Z"/>
          <w:lang w:val="en-US"/>
          <w:rPrChange w:id="779" w:author="Kirsten Birch Håkansson" w:date="2025-12-08T12:30:00Z" w16du:dateUtc="2025-12-08T11:30:00Z">
            <w:rPr>
              <w:ins w:id="780" w:author="Kirsten Birch Håkansson" w:date="2025-12-08T12:30:00Z"/>
            </w:rPr>
          </w:rPrChange>
        </w:rPr>
      </w:pPr>
      <w:ins w:id="781" w:author="Kirsten Birch Håkansson" w:date="2025-12-08T12:30:00Z">
        <w:r w:rsidRPr="00C47D59">
          <w:rPr>
            <w:lang w:val="en-US"/>
          </w:rPr>
          <w:t xml:space="preserve">Stocks where we can’t distinguish the advised stocks, so </w:t>
        </w:r>
        <w:r w:rsidRPr="00C47D59">
          <w:rPr>
            <w:b/>
            <w:bCs/>
            <w:lang w:val="en-US"/>
          </w:rPr>
          <w:t>species splitting required</w:t>
        </w:r>
        <w:r w:rsidRPr="00C47D59">
          <w:rPr>
            <w:lang w:val="en-US"/>
          </w:rPr>
          <w:t xml:space="preserve"> in the AWG</w:t>
        </w:r>
      </w:ins>
    </w:p>
    <w:p w14:paraId="15C7E2FB" w14:textId="77777777" w:rsidR="00420685" w:rsidRDefault="00C47D59" w:rsidP="00C47D59">
      <w:pPr>
        <w:rPr>
          <w:ins w:id="782" w:author="Kirsten Birch Håkansson" w:date="2025-12-08T12:35:00Z" w16du:dateUtc="2025-12-08T11:35:00Z"/>
          <w:i/>
          <w:iCs/>
          <w:lang w:val="en-US"/>
        </w:rPr>
      </w:pPr>
      <w:ins w:id="783" w:author="Kirsten Birch Håkansson" w:date="2025-12-08T12:30:00Z">
        <w:r w:rsidRPr="00C47D59">
          <w:rPr>
            <w:i/>
            <w:iCs/>
            <w:lang w:val="en-US"/>
          </w:rPr>
          <w:t xml:space="preserve">e.g. Argentines, where the stock is </w:t>
        </w:r>
        <w:r w:rsidRPr="00C47D59">
          <w:rPr>
            <w:b/>
            <w:bCs/>
            <w:i/>
            <w:iCs/>
            <w:lang w:val="en-US"/>
          </w:rPr>
          <w:t>aru.27.123a4</w:t>
        </w:r>
      </w:ins>
    </w:p>
    <w:p w14:paraId="4EE40179" w14:textId="2C378BEE" w:rsidR="00C47D59" w:rsidRPr="00420685" w:rsidRDefault="00420685" w:rsidP="00C47D59">
      <w:pPr>
        <w:rPr>
          <w:ins w:id="784" w:author="Kirsten Birch Håkansson" w:date="2025-12-08T12:30:00Z"/>
          <w:lang w:val="en-US"/>
          <w:rPrChange w:id="785" w:author="Kirsten Birch Håkansson" w:date="2025-12-08T12:35:00Z" w16du:dateUtc="2025-12-08T11:35:00Z">
            <w:rPr>
              <w:ins w:id="786" w:author="Kirsten Birch Håkansson" w:date="2025-12-08T12:30:00Z"/>
            </w:rPr>
          </w:rPrChange>
        </w:rPr>
      </w:pPr>
      <w:ins w:id="787" w:author="Kirsten Birch Håkansson" w:date="2025-12-08T12:35:00Z" w16du:dateUtc="2025-12-08T11:35:00Z">
        <w:r w:rsidRPr="00420685">
          <w:rPr>
            <w:lang w:val="en-US"/>
            <w:rPrChange w:id="788" w:author="Kirsten Birch Håkansson" w:date="2025-12-08T12:35:00Z" w16du:dateUtc="2025-12-08T11:35:00Z">
              <w:rPr>
                <w:i/>
                <w:iCs/>
                <w:lang w:val="en-US"/>
              </w:rPr>
            </w:rPrChange>
          </w:rPr>
          <w:t xml:space="preserve">- </w:t>
        </w:r>
      </w:ins>
      <w:ins w:id="789" w:author="Kirsten Birch Håkansson" w:date="2025-12-08T12:30:00Z">
        <w:r w:rsidR="00C47D59" w:rsidRPr="00420685">
          <w:rPr>
            <w:lang w:val="en-US"/>
            <w:rPrChange w:id="790" w:author="Kirsten Birch Håkansson" w:date="2025-12-08T12:35:00Z" w16du:dateUtc="2025-12-08T11:35:00Z">
              <w:rPr>
                <w:i/>
                <w:iCs/>
                <w:lang w:val="en-US"/>
              </w:rPr>
            </w:rPrChange>
          </w:rPr>
          <w:t xml:space="preserve"> we submit </w:t>
        </w:r>
        <w:r w:rsidR="00C47D59" w:rsidRPr="00420685">
          <w:rPr>
            <w:b/>
            <w:bCs/>
            <w:lang w:val="en-US"/>
            <w:rPrChange w:id="791" w:author="Kirsten Birch Håkansson" w:date="2025-12-08T12:35:00Z" w16du:dateUtc="2025-12-08T11:35:00Z">
              <w:rPr>
                <w:b/>
                <w:bCs/>
                <w:i/>
                <w:iCs/>
                <w:lang w:val="en-US"/>
              </w:rPr>
            </w:rPrChange>
          </w:rPr>
          <w:t>arg.27.123a4</w:t>
        </w:r>
      </w:ins>
    </w:p>
    <w:p w14:paraId="1C1952BB" w14:textId="77777777" w:rsidR="00C47D59" w:rsidRPr="00C47D59" w:rsidRDefault="00C47D59" w:rsidP="00C47D59">
      <w:pPr>
        <w:rPr>
          <w:ins w:id="792" w:author="Kirsten Birch Håkansson" w:date="2025-12-08T12:30:00Z"/>
          <w:lang w:val="en-US"/>
          <w:rPrChange w:id="793" w:author="Kirsten Birch Håkansson" w:date="2025-12-08T12:30:00Z" w16du:dateUtc="2025-12-08T11:30:00Z">
            <w:rPr>
              <w:ins w:id="794" w:author="Kirsten Birch Håkansson" w:date="2025-12-08T12:30:00Z"/>
            </w:rPr>
          </w:rPrChange>
        </w:rPr>
      </w:pPr>
      <w:ins w:id="795" w:author="Kirsten Birch Håkansson" w:date="2025-12-08T12:30:00Z">
        <w:r w:rsidRPr="00C47D59">
          <w:rPr>
            <w:lang w:val="en-US"/>
          </w:rPr>
          <w:t xml:space="preserve">Data request for species </w:t>
        </w:r>
        <w:r w:rsidRPr="00C47D59">
          <w:rPr>
            <w:b/>
            <w:bCs/>
            <w:lang w:val="en-US"/>
          </w:rPr>
          <w:t xml:space="preserve">without a stock code </w:t>
        </w:r>
      </w:ins>
    </w:p>
    <w:p w14:paraId="12878642" w14:textId="77777777" w:rsidR="00C47D59" w:rsidRPr="00C47D59" w:rsidRDefault="00C47D59" w:rsidP="00C47D59">
      <w:pPr>
        <w:rPr>
          <w:ins w:id="796" w:author="Kirsten Birch Håkansson" w:date="2025-12-08T12:30:00Z"/>
          <w:lang w:val="en-US"/>
          <w:rPrChange w:id="797" w:author="Kirsten Birch Håkansson" w:date="2025-12-08T12:30:00Z" w16du:dateUtc="2025-12-08T11:30:00Z">
            <w:rPr>
              <w:ins w:id="798" w:author="Kirsten Birch Håkansson" w:date="2025-12-08T12:30:00Z"/>
            </w:rPr>
          </w:rPrChange>
        </w:rPr>
      </w:pPr>
      <w:ins w:id="799" w:author="Kirsten Birch Håkansson" w:date="2025-12-08T12:30:00Z">
        <w:r w:rsidRPr="00C47D59">
          <w:rPr>
            <w:i/>
            <w:iCs/>
            <w:lang w:val="en-US"/>
          </w:rPr>
          <w:t xml:space="preserve">E.g., </w:t>
        </w:r>
        <w:r w:rsidRPr="00C47D59">
          <w:rPr>
            <w:b/>
            <w:bCs/>
            <w:i/>
            <w:iCs/>
            <w:lang w:val="en-US"/>
          </w:rPr>
          <w:t>Elasmobranch</w:t>
        </w:r>
        <w:r w:rsidRPr="00C47D59">
          <w:rPr>
            <w:i/>
            <w:iCs/>
            <w:lang w:val="en-US"/>
          </w:rPr>
          <w:t xml:space="preserve"> – ICES is working on this issue with WGEF. Suggested to use a ‘not known’ or use the raw RDBES format to get informations</w:t>
        </w:r>
      </w:ins>
    </w:p>
    <w:p w14:paraId="2B9C4945" w14:textId="77777777" w:rsidR="00C47D59" w:rsidRPr="00C47D59" w:rsidRDefault="00C47D59">
      <w:pPr>
        <w:rPr>
          <w:lang w:val="en-US"/>
          <w:rPrChange w:id="800" w:author="Kirsten Birch Håkansson" w:date="2025-12-08T12:30:00Z" w16du:dateUtc="2025-12-08T11:30:00Z">
            <w:rPr>
              <w:highlight w:val="yellow"/>
            </w:rPr>
          </w:rPrChange>
        </w:rPr>
        <w:pPrChange w:id="801" w:author="Kirsten Birch Håkansson" w:date="2025-12-08T12:30:00Z" w16du:dateUtc="2025-12-08T11:30:00Z">
          <w:pPr>
            <w:pStyle w:val="ListParagraph"/>
            <w:numPr>
              <w:numId w:val="1"/>
            </w:numPr>
            <w:ind w:hanging="360"/>
          </w:pPr>
        </w:pPrChange>
      </w:pPr>
    </w:p>
    <w:sectPr w:rsidR="00C47D59" w:rsidRPr="00C47D5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irsten Birch Håkansson" w:date="2025-12-08T12:00:00Z" w:initials="KH">
    <w:p w14:paraId="1D9952FF" w14:textId="77777777" w:rsidR="00B22E57" w:rsidRDefault="00B22E57" w:rsidP="00B22E57">
      <w:pPr>
        <w:pStyle w:val="CommentText"/>
      </w:pPr>
      <w:r>
        <w:rPr>
          <w:rStyle w:val="CommentReference"/>
        </w:rPr>
        <w:annotationRef/>
      </w:r>
      <w:r>
        <w:rPr>
          <w:lang w:val="en-GB"/>
        </w:rPr>
        <w:t>The group raised issues concerning stocks that are split in the WG despite overlapping areas or populations not being reflected in the stock code (e.g., cod.27.22–24 and cod.27.24–32), stocks where advised units cannot be distinguished without species-level splitting (e.g., Argentines)</w:t>
      </w:r>
    </w:p>
  </w:comment>
  <w:comment w:id="95" w:author="Kirsten Birch Håkansson" w:date="2025-12-08T11:52:00Z" w:initials="KH">
    <w:p w14:paraId="6103806B" w14:textId="77777777" w:rsidR="001A7ABE" w:rsidRDefault="001A7ABE" w:rsidP="001A7ABE">
      <w:pPr>
        <w:pStyle w:val="CommentText"/>
      </w:pPr>
      <w:r>
        <w:rPr>
          <w:rStyle w:val="CommentReference"/>
        </w:rPr>
        <w:annotationRef/>
      </w:r>
      <w:r>
        <w:t>@Maria you had a question about BMS and AMS</w:t>
      </w:r>
    </w:p>
    <w:p w14:paraId="5E62754A" w14:textId="77777777" w:rsidR="001A7ABE" w:rsidRDefault="001A7ABE" w:rsidP="001A7ABE">
      <w:pPr>
        <w:pStyle w:val="CommentText"/>
      </w:pPr>
    </w:p>
    <w:p w14:paraId="64704FFF" w14:textId="77777777" w:rsidR="001A7ABE" w:rsidRDefault="001A7ABE" w:rsidP="001A7ABE">
      <w:pPr>
        <w:pStyle w:val="CommentText"/>
      </w:pPr>
      <w:r>
        <w:t>’Does that mean the code Dis is referring to both AMS and BMS? ’</w:t>
      </w:r>
    </w:p>
  </w:comment>
  <w:comment w:id="145" w:author="Sofie Nimmegeers" w:date="2025-10-28T11:09:00Z" w:initials="SN">
    <w:p w14:paraId="5C563C6E" w14:textId="77777777" w:rsidR="00065173" w:rsidRDefault="00065173" w:rsidP="00065173">
      <w:pPr>
        <w:pStyle w:val="CommentText"/>
      </w:pPr>
      <w:r>
        <w:rPr>
          <w:rStyle w:val="CommentReference"/>
        </w:rPr>
        <w:annotationRef/>
      </w:r>
      <w:r>
        <w:rPr>
          <w:lang w:val="nl-BE"/>
        </w:rPr>
        <w:t>Suggestion for a definition under point 3</w:t>
      </w:r>
    </w:p>
  </w:comment>
  <w:comment w:id="194" w:author="Sofie Nimmegeers" w:date="2025-10-28T11:09:00Z" w:initials="SN">
    <w:p w14:paraId="150340F9" w14:textId="77777777" w:rsidR="004377AE" w:rsidRDefault="004377AE" w:rsidP="004377AE">
      <w:pPr>
        <w:pStyle w:val="CommentText"/>
      </w:pPr>
      <w:r>
        <w:rPr>
          <w:rStyle w:val="CommentReference"/>
        </w:rPr>
        <w:annotationRef/>
      </w:r>
      <w:r>
        <w:rPr>
          <w:lang w:val="nl-BE"/>
        </w:rPr>
        <w:t>Suggestion for a definition under point 3</w:t>
      </w:r>
    </w:p>
  </w:comment>
  <w:comment w:id="195" w:author="Maria Makri" w:date="2025-12-17T10:34:00Z" w:initials="MM">
    <w:p w14:paraId="60CCAF06" w14:textId="77777777" w:rsidR="00CF6BD6" w:rsidRDefault="00CF6BD6" w:rsidP="00CF6BD6">
      <w:pPr>
        <w:pStyle w:val="CommentText"/>
      </w:pPr>
      <w:r>
        <w:rPr>
          <w:rStyle w:val="CommentReference"/>
        </w:rPr>
        <w:annotationRef/>
      </w:r>
      <w:r>
        <w:t>This is pending and will be added as soon as we have some answers from the working groups</w:t>
      </w:r>
    </w:p>
  </w:comment>
  <w:comment w:id="244" w:author="Sofie Nimmegeers" w:date="2025-10-28T11:41:00Z" w:initials="SN">
    <w:p w14:paraId="6CA52FCE" w14:textId="77777777" w:rsidR="003E0C5F" w:rsidRDefault="003E0C5F" w:rsidP="003E0C5F">
      <w:pPr>
        <w:pStyle w:val="CommentText"/>
      </w:pPr>
      <w:r>
        <w:rPr>
          <w:rStyle w:val="CommentReference"/>
        </w:rPr>
        <w:annotationRef/>
      </w:r>
      <w:r>
        <w:rPr>
          <w:lang w:val="nl-BE"/>
        </w:rPr>
        <w:t>The code available in MUNIT is ‘N’</w:t>
      </w:r>
    </w:p>
  </w:comment>
  <w:comment w:id="249" w:author="Maria Makri" w:date="2025-10-27T17:32:00Z" w:initials="MM">
    <w:p w14:paraId="1003C552" w14:textId="0FAAF6B7" w:rsidR="0035219C" w:rsidRDefault="0035219C" w:rsidP="0035219C">
      <w:pPr>
        <w:pStyle w:val="CommentText"/>
      </w:pPr>
      <w:r>
        <w:rPr>
          <w:rStyle w:val="CommentReference"/>
        </w:rPr>
        <w:annotationRef/>
      </w:r>
      <w:r>
        <w:t>Pieces of ?</w:t>
      </w:r>
    </w:p>
  </w:comment>
  <w:comment w:id="266" w:author="Sofie Nimmegeers" w:date="2025-10-28T11:43:00Z" w:initials="SN">
    <w:p w14:paraId="1E5FFE1D" w14:textId="77777777" w:rsidR="00D27671" w:rsidRDefault="00D27671" w:rsidP="00D27671">
      <w:pPr>
        <w:pStyle w:val="CommentText"/>
      </w:pPr>
      <w:r>
        <w:rPr>
          <w:rStyle w:val="CommentReference"/>
        </w:rPr>
        <w:annotationRef/>
      </w:r>
      <w:r>
        <w:rPr>
          <w:lang w:val="nl-BE"/>
        </w:rPr>
        <w:t xml:space="preserve">The code available in MUNIT is ‘NE3’, that is not very intuitive </w:t>
      </w:r>
    </w:p>
  </w:comment>
  <w:comment w:id="304" w:author="Maria Makri" w:date="2025-10-27T17:25:00Z" w:initials="MM">
    <w:p w14:paraId="177A259A" w14:textId="77777777" w:rsidR="00ED0A6B" w:rsidRDefault="00ED0A6B" w:rsidP="002A6318">
      <w:pPr>
        <w:pStyle w:val="CommentText"/>
      </w:pPr>
      <w:r>
        <w:rPr>
          <w:rStyle w:val="CommentReference"/>
        </w:rPr>
        <w:annotationRef/>
      </w:r>
      <w:r>
        <w:t>As I remember, we said that we will not be adding this for the moment? Can you provide a description if we are going to?</w:t>
      </w:r>
    </w:p>
  </w:comment>
  <w:comment w:id="306" w:author="Maria Makri" w:date="2025-10-27T17:25:00Z" w:initials="MM">
    <w:p w14:paraId="31D2D659" w14:textId="557D8B8D" w:rsidR="00ED0A6B" w:rsidRDefault="00ED0A6B" w:rsidP="002A6318">
      <w:pPr>
        <w:pStyle w:val="CommentText"/>
      </w:pPr>
      <w:r>
        <w:rPr>
          <w:rStyle w:val="CommentReference"/>
        </w:rPr>
        <w:annotationRef/>
      </w:r>
      <w:r>
        <w:t>As I remember, we said that we will not be adding this for the moment? Can you provide a description if we are going to?</w:t>
      </w:r>
    </w:p>
  </w:comment>
  <w:comment w:id="361" w:author="Sofie Nimmegeers" w:date="2025-10-28T11:55:00Z" w:initials="SN">
    <w:p w14:paraId="45E12857" w14:textId="77777777" w:rsidR="00ED0A6B" w:rsidRDefault="00ED0A6B" w:rsidP="00AB7DF6">
      <w:pPr>
        <w:pStyle w:val="CommentText"/>
      </w:pPr>
      <w:r>
        <w:rPr>
          <w:rStyle w:val="CommentReference"/>
        </w:rPr>
        <w:annotationRef/>
      </w:r>
      <w:r>
        <w:rPr>
          <w:lang w:val="nl-BE"/>
        </w:rPr>
        <w:t>Yes</w:t>
      </w:r>
    </w:p>
  </w:comment>
  <w:comment w:id="457" w:author="Maria Makri" w:date="2025-12-09T07:04:00Z" w:initials="MM">
    <w:p w14:paraId="12EC52A4" w14:textId="77777777" w:rsidR="001930F9" w:rsidRDefault="006051B2" w:rsidP="001930F9">
      <w:pPr>
        <w:pStyle w:val="CommentText"/>
      </w:pPr>
      <w:r>
        <w:rPr>
          <w:rStyle w:val="CommentReference"/>
        </w:rPr>
        <w:annotationRef/>
      </w:r>
      <w:r w:rsidR="001930F9">
        <w:t xml:space="preserve">Can this be defined as a landing site? Or is it also a fishing ground for example? </w:t>
      </w:r>
    </w:p>
  </w:comment>
  <w:comment w:id="497" w:author="Maria Makri" w:date="2025-12-09T06:46:00Z" w:initials="MM">
    <w:p w14:paraId="29DB47B9" w14:textId="7B0225EE" w:rsidR="00DE0BCD" w:rsidRDefault="00DE0BCD" w:rsidP="00DE0BCD">
      <w:pPr>
        <w:pStyle w:val="CommentText"/>
      </w:pPr>
      <w:r>
        <w:rPr>
          <w:rStyle w:val="CommentReference"/>
        </w:rPr>
        <w:annotationRef/>
      </w:r>
      <w:r>
        <w:t xml:space="preserve">Fao definition: </w:t>
      </w:r>
      <w:hyperlink r:id="rId1" w:history="1">
        <w:r w:rsidRPr="00EB362C">
          <w:rPr>
            <w:rStyle w:val="Hyperlink"/>
          </w:rPr>
          <w:t>https://www.fao.org/fishery/services/storage/fs/fishery/documents/CWP/presentations/2023/CWP_IS_2023_Pr.5.3.pdf</w:t>
        </w:r>
      </w:hyperlink>
    </w:p>
  </w:comment>
  <w:comment w:id="649" w:author="Adriana Villamor" w:date="2025-12-18T16:23:00Z" w:initials="AV">
    <w:p w14:paraId="210451AB" w14:textId="23AF6AB5" w:rsidR="00000000" w:rsidRDefault="00000000">
      <w:pPr>
        <w:pStyle w:val="CommentText"/>
      </w:pPr>
      <w:r>
        <w:rPr>
          <w:rStyle w:val="CommentReference"/>
        </w:rPr>
        <w:annotationRef/>
      </w:r>
      <w:r w:rsidRPr="42C03503">
        <w:t>think a bit more about this, if no permanent solution is found we could use a flag instead, Is Mean? yes and no</w:t>
      </w:r>
    </w:p>
  </w:comment>
  <w:comment w:id="687" w:author="Maria Makri" w:date="2025-12-18T16:58:00Z" w:initials="MM">
    <w:p w14:paraId="66849214" w14:textId="77777777" w:rsidR="00935066" w:rsidRDefault="00935066" w:rsidP="00935066">
      <w:pPr>
        <w:pStyle w:val="CommentText"/>
        <w:ind w:left="720"/>
      </w:pPr>
      <w:r>
        <w:rPr>
          <w:rStyle w:val="CommentReference"/>
        </w:rPr>
        <w:annotationRef/>
      </w:r>
      <w:r>
        <w:t xml:space="preserve">Q:  We were wondering what kind of width it is, and if it should be specified? Is it maximum body width? </w:t>
      </w:r>
    </w:p>
    <w:p w14:paraId="2291D70B" w14:textId="77777777" w:rsidR="00935066" w:rsidRDefault="00935066" w:rsidP="00935066">
      <w:pPr>
        <w:pStyle w:val="CommentText"/>
        <w:ind w:left="1440"/>
      </w:pPr>
      <w:r>
        <w:t>a.</w:t>
      </w:r>
      <w:r>
        <w:tab/>
        <w:t xml:space="preserve">Regarding </w:t>
      </w:r>
      <w:r>
        <w:rPr>
          <w:b/>
          <w:bCs/>
        </w:rPr>
        <w:t xml:space="preserve">Widthmm – I assume in </w:t>
      </w:r>
      <w:hyperlink r:id="rId2" w:history="1">
        <w:r w:rsidRPr="00A36C41">
          <w:rPr>
            <w:rStyle w:val="Hyperlink"/>
            <w:b/>
            <w:bCs/>
          </w:rPr>
          <w:t>https://vocab.ices.dk/?ref=1625</w:t>
        </w:r>
      </w:hyperlink>
      <w:r>
        <w:rPr>
          <w:b/>
          <w:bCs/>
        </w:rPr>
        <w:t xml:space="preserve">. </w:t>
      </w:r>
      <w:r>
        <w:t>Lengthmm and the new widthmm are referring back to BiologicalMeasurementType where the length / width types are specified, so widthmm should be similar to lengthmm – It could also just be mm for both, but that will change the code in the RDBES upload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9952FF" w15:done="0"/>
  <w15:commentEx w15:paraId="64704FFF" w15:done="0"/>
  <w15:commentEx w15:paraId="5C563C6E" w15:done="0"/>
  <w15:commentEx w15:paraId="150340F9" w15:done="0"/>
  <w15:commentEx w15:paraId="60CCAF06" w15:paraIdParent="150340F9" w15:done="0"/>
  <w15:commentEx w15:paraId="6CA52FCE" w15:done="0"/>
  <w15:commentEx w15:paraId="1003C552" w15:done="0"/>
  <w15:commentEx w15:paraId="1E5FFE1D" w15:done="0"/>
  <w15:commentEx w15:paraId="177A259A" w15:done="0"/>
  <w15:commentEx w15:paraId="31D2D659" w15:done="0"/>
  <w15:commentEx w15:paraId="45E12857" w15:done="0"/>
  <w15:commentEx w15:paraId="12EC52A4" w15:done="0"/>
  <w15:commentEx w15:paraId="29DB47B9" w15:done="0"/>
  <w15:commentEx w15:paraId="210451AB" w15:done="0"/>
  <w15:commentEx w15:paraId="2291D7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51D98A" w16cex:dateUtc="2025-12-08T11:00:00Z"/>
  <w16cex:commentExtensible w16cex:durableId="1D39DBF1" w16cex:dateUtc="2025-12-08T10:52:00Z"/>
  <w16cex:commentExtensible w16cex:durableId="7404756B" w16cex:dateUtc="2025-10-28T10:09:00Z"/>
  <w16cex:commentExtensible w16cex:durableId="2E05482E" w16cex:dateUtc="2025-10-28T10:09:00Z"/>
  <w16cex:commentExtensible w16cex:durableId="261A668A" w16cex:dateUtc="2025-12-17T09:34:00Z"/>
  <w16cex:commentExtensible w16cex:durableId="1BDDC113" w16cex:dateUtc="2025-10-28T10:41:00Z"/>
  <w16cex:commentExtensible w16cex:durableId="1B52702E" w16cex:dateUtc="2025-10-27T16:32:00Z"/>
  <w16cex:commentExtensible w16cex:durableId="72B2EE81" w16cex:dateUtc="2025-10-28T10:43:00Z"/>
  <w16cex:commentExtensible w16cex:durableId="1450607A" w16cex:dateUtc="2025-10-27T16:25:00Z"/>
  <w16cex:commentExtensible w16cex:durableId="71C278C9" w16cex:dateUtc="2025-10-27T16:25:00Z"/>
  <w16cex:commentExtensible w16cex:durableId="3E5E66E2" w16cex:dateUtc="2025-10-28T10:55:00Z"/>
  <w16cex:commentExtensible w16cex:durableId="17EAEC45" w16cex:dateUtc="2025-12-09T06:04:00Z"/>
  <w16cex:commentExtensible w16cex:durableId="2280D178" w16cex:dateUtc="2025-12-09T05:46:00Z"/>
  <w16cex:commentExtensible w16cex:durableId="624AEB03" w16cex:dateUtc="2025-12-18T15:23:00Z"/>
  <w16cex:commentExtensible w16cex:durableId="4AAF6DD1" w16cex:dateUtc="2025-12-18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9952FF" w16cid:durableId="5851D98A"/>
  <w16cid:commentId w16cid:paraId="64704FFF" w16cid:durableId="1D39DBF1"/>
  <w16cid:commentId w16cid:paraId="5C563C6E" w16cid:durableId="7404756B"/>
  <w16cid:commentId w16cid:paraId="150340F9" w16cid:durableId="2E05482E"/>
  <w16cid:commentId w16cid:paraId="60CCAF06" w16cid:durableId="261A668A"/>
  <w16cid:commentId w16cid:paraId="6CA52FCE" w16cid:durableId="1BDDC113"/>
  <w16cid:commentId w16cid:paraId="1003C552" w16cid:durableId="1B52702E"/>
  <w16cid:commentId w16cid:paraId="1E5FFE1D" w16cid:durableId="72B2EE81"/>
  <w16cid:commentId w16cid:paraId="177A259A" w16cid:durableId="1450607A"/>
  <w16cid:commentId w16cid:paraId="31D2D659" w16cid:durableId="71C278C9"/>
  <w16cid:commentId w16cid:paraId="45E12857" w16cid:durableId="3E5E66E2"/>
  <w16cid:commentId w16cid:paraId="12EC52A4" w16cid:durableId="17EAEC45"/>
  <w16cid:commentId w16cid:paraId="29DB47B9" w16cid:durableId="2280D178"/>
  <w16cid:commentId w16cid:paraId="210451AB" w16cid:durableId="624AEB03"/>
  <w16cid:commentId w16cid:paraId="2291D70B" w16cid:durableId="4AAF6DD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6B74"/>
    <w:multiLevelType w:val="hybridMultilevel"/>
    <w:tmpl w:val="E656FCFC"/>
    <w:lvl w:ilvl="0" w:tplc="312256F2">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91B0719"/>
    <w:multiLevelType w:val="hybridMultilevel"/>
    <w:tmpl w:val="E5EE6EA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 w15:restartNumberingAfterBreak="0">
    <w:nsid w:val="5E761132"/>
    <w:multiLevelType w:val="hybridMultilevel"/>
    <w:tmpl w:val="5BEE48C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6AD95DCD"/>
    <w:multiLevelType w:val="hybridMultilevel"/>
    <w:tmpl w:val="14DEC5C4"/>
    <w:lvl w:ilvl="0" w:tplc="17D212F2">
      <w:start w:val="1"/>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951086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3028944">
    <w:abstractNumId w:val="3"/>
  </w:num>
  <w:num w:numId="3" w16cid:durableId="1333869575">
    <w:abstractNumId w:val="0"/>
  </w:num>
  <w:num w:numId="4" w16cid:durableId="483743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rsten Birch Håkansson">
    <w15:presenceInfo w15:providerId="AD" w15:userId="S::kibi@dtu.dk::b2eb0f2d-614f-4d37-ac27-4f1e9942fa6b"/>
  </w15:person>
  <w15:person w15:author="Maria Makri">
    <w15:presenceInfo w15:providerId="AD" w15:userId="S::maria.makri@ices.dk::0bf0bef6-dc62-42c1-8af3-5923e3a133c6"/>
  </w15:person>
  <w15:person w15:author="Sofie Nimmegeers">
    <w15:presenceInfo w15:providerId="AD" w15:userId="S::Sofie.Nimmegeers@ilvo.vlaanderen.be::b83f35a6-47f4-4e7f-9f98-5f9a8d083a72"/>
  </w15:person>
  <w15:person w15:author="Adriana Villamor">
    <w15:presenceInfo w15:providerId="AD" w15:userId="S::adriana.villamor@ices.dk::b47d1578-d443-44ae-a14b-1ccb38c102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A5"/>
    <w:rsid w:val="00011A38"/>
    <w:rsid w:val="00014474"/>
    <w:rsid w:val="000150CE"/>
    <w:rsid w:val="000158A1"/>
    <w:rsid w:val="00022790"/>
    <w:rsid w:val="00052453"/>
    <w:rsid w:val="00065173"/>
    <w:rsid w:val="000A3D34"/>
    <w:rsid w:val="000A63EC"/>
    <w:rsid w:val="000B38AF"/>
    <w:rsid w:val="000B735B"/>
    <w:rsid w:val="000B7418"/>
    <w:rsid w:val="000E0BCA"/>
    <w:rsid w:val="000F3CC0"/>
    <w:rsid w:val="001256BE"/>
    <w:rsid w:val="00134F74"/>
    <w:rsid w:val="001438FE"/>
    <w:rsid w:val="00153081"/>
    <w:rsid w:val="001766D5"/>
    <w:rsid w:val="00176D19"/>
    <w:rsid w:val="001801E6"/>
    <w:rsid w:val="00185C0F"/>
    <w:rsid w:val="00192A72"/>
    <w:rsid w:val="001930F9"/>
    <w:rsid w:val="00197120"/>
    <w:rsid w:val="001A3A04"/>
    <w:rsid w:val="001A46B4"/>
    <w:rsid w:val="001A7A60"/>
    <w:rsid w:val="001A7ABE"/>
    <w:rsid w:val="001B603C"/>
    <w:rsid w:val="001B77A5"/>
    <w:rsid w:val="001D494B"/>
    <w:rsid w:val="001D5E78"/>
    <w:rsid w:val="002020AC"/>
    <w:rsid w:val="00203C04"/>
    <w:rsid w:val="00204B78"/>
    <w:rsid w:val="002229D4"/>
    <w:rsid w:val="00232C51"/>
    <w:rsid w:val="00233589"/>
    <w:rsid w:val="00236EBF"/>
    <w:rsid w:val="002404D5"/>
    <w:rsid w:val="00242E4C"/>
    <w:rsid w:val="00276172"/>
    <w:rsid w:val="002A6318"/>
    <w:rsid w:val="002B68A0"/>
    <w:rsid w:val="002D1B60"/>
    <w:rsid w:val="00304336"/>
    <w:rsid w:val="00304998"/>
    <w:rsid w:val="00322C43"/>
    <w:rsid w:val="0035219C"/>
    <w:rsid w:val="00354840"/>
    <w:rsid w:val="00366482"/>
    <w:rsid w:val="0039119A"/>
    <w:rsid w:val="00395114"/>
    <w:rsid w:val="00396C93"/>
    <w:rsid w:val="003A483B"/>
    <w:rsid w:val="003D4312"/>
    <w:rsid w:val="003E0C5F"/>
    <w:rsid w:val="003E4140"/>
    <w:rsid w:val="003F10B3"/>
    <w:rsid w:val="0040407D"/>
    <w:rsid w:val="00420685"/>
    <w:rsid w:val="00431D18"/>
    <w:rsid w:val="004377AE"/>
    <w:rsid w:val="00442FF7"/>
    <w:rsid w:val="00444C01"/>
    <w:rsid w:val="00464B5B"/>
    <w:rsid w:val="00486313"/>
    <w:rsid w:val="00496730"/>
    <w:rsid w:val="004A5A86"/>
    <w:rsid w:val="004C580F"/>
    <w:rsid w:val="004D4CF4"/>
    <w:rsid w:val="004D6D8F"/>
    <w:rsid w:val="004E5516"/>
    <w:rsid w:val="004E5EF9"/>
    <w:rsid w:val="005034A7"/>
    <w:rsid w:val="00510FC1"/>
    <w:rsid w:val="00561E02"/>
    <w:rsid w:val="00590C26"/>
    <w:rsid w:val="00592952"/>
    <w:rsid w:val="005B7765"/>
    <w:rsid w:val="005F236E"/>
    <w:rsid w:val="006051B2"/>
    <w:rsid w:val="00625021"/>
    <w:rsid w:val="00632CAE"/>
    <w:rsid w:val="00644FFD"/>
    <w:rsid w:val="0066560E"/>
    <w:rsid w:val="006927D0"/>
    <w:rsid w:val="006C46A4"/>
    <w:rsid w:val="006C50E2"/>
    <w:rsid w:val="006E51F0"/>
    <w:rsid w:val="00725B27"/>
    <w:rsid w:val="00731F9F"/>
    <w:rsid w:val="0074034A"/>
    <w:rsid w:val="00753EBB"/>
    <w:rsid w:val="0076796F"/>
    <w:rsid w:val="007745F5"/>
    <w:rsid w:val="00782B14"/>
    <w:rsid w:val="00783DE8"/>
    <w:rsid w:val="00795D81"/>
    <w:rsid w:val="007C328A"/>
    <w:rsid w:val="007E6E5D"/>
    <w:rsid w:val="00816ADF"/>
    <w:rsid w:val="00821A57"/>
    <w:rsid w:val="00821CAF"/>
    <w:rsid w:val="0084165B"/>
    <w:rsid w:val="008424E7"/>
    <w:rsid w:val="0084617D"/>
    <w:rsid w:val="008553DA"/>
    <w:rsid w:val="00856A59"/>
    <w:rsid w:val="0086147D"/>
    <w:rsid w:val="00885C8C"/>
    <w:rsid w:val="008E1533"/>
    <w:rsid w:val="00902859"/>
    <w:rsid w:val="00920287"/>
    <w:rsid w:val="00935066"/>
    <w:rsid w:val="009371CC"/>
    <w:rsid w:val="009376C9"/>
    <w:rsid w:val="00955F6A"/>
    <w:rsid w:val="0096143E"/>
    <w:rsid w:val="00974364"/>
    <w:rsid w:val="009A10CA"/>
    <w:rsid w:val="009B4BFB"/>
    <w:rsid w:val="009C2985"/>
    <w:rsid w:val="009C36D1"/>
    <w:rsid w:val="009E48F1"/>
    <w:rsid w:val="00A16134"/>
    <w:rsid w:val="00A260BE"/>
    <w:rsid w:val="00A367B7"/>
    <w:rsid w:val="00AB44E5"/>
    <w:rsid w:val="00AB7DF6"/>
    <w:rsid w:val="00AC45AB"/>
    <w:rsid w:val="00AE2870"/>
    <w:rsid w:val="00B0635F"/>
    <w:rsid w:val="00B17035"/>
    <w:rsid w:val="00B22E57"/>
    <w:rsid w:val="00B274C1"/>
    <w:rsid w:val="00B33912"/>
    <w:rsid w:val="00B44B83"/>
    <w:rsid w:val="00B575D1"/>
    <w:rsid w:val="00B73A23"/>
    <w:rsid w:val="00B847CF"/>
    <w:rsid w:val="00B94C15"/>
    <w:rsid w:val="00BA2C52"/>
    <w:rsid w:val="00BA42A1"/>
    <w:rsid w:val="00BB0CDE"/>
    <w:rsid w:val="00BB4ACD"/>
    <w:rsid w:val="00BC6C42"/>
    <w:rsid w:val="00BE0192"/>
    <w:rsid w:val="00BE2837"/>
    <w:rsid w:val="00BE678A"/>
    <w:rsid w:val="00C034BA"/>
    <w:rsid w:val="00C10F84"/>
    <w:rsid w:val="00C12E3C"/>
    <w:rsid w:val="00C16B83"/>
    <w:rsid w:val="00C233AE"/>
    <w:rsid w:val="00C36642"/>
    <w:rsid w:val="00C47D59"/>
    <w:rsid w:val="00C52CC2"/>
    <w:rsid w:val="00C617ED"/>
    <w:rsid w:val="00C74696"/>
    <w:rsid w:val="00C90754"/>
    <w:rsid w:val="00CC37FF"/>
    <w:rsid w:val="00CE3703"/>
    <w:rsid w:val="00CF6BD6"/>
    <w:rsid w:val="00D04F78"/>
    <w:rsid w:val="00D11840"/>
    <w:rsid w:val="00D12355"/>
    <w:rsid w:val="00D27671"/>
    <w:rsid w:val="00D30340"/>
    <w:rsid w:val="00D3420A"/>
    <w:rsid w:val="00D40F9F"/>
    <w:rsid w:val="00D4471F"/>
    <w:rsid w:val="00D71CF6"/>
    <w:rsid w:val="00D742AA"/>
    <w:rsid w:val="00D75197"/>
    <w:rsid w:val="00D93F18"/>
    <w:rsid w:val="00D97E58"/>
    <w:rsid w:val="00DC534D"/>
    <w:rsid w:val="00DE0BCD"/>
    <w:rsid w:val="00DF3348"/>
    <w:rsid w:val="00E03138"/>
    <w:rsid w:val="00E03FA3"/>
    <w:rsid w:val="00E05E9E"/>
    <w:rsid w:val="00E33995"/>
    <w:rsid w:val="00E36FEA"/>
    <w:rsid w:val="00E634A5"/>
    <w:rsid w:val="00E63A72"/>
    <w:rsid w:val="00E659DD"/>
    <w:rsid w:val="00E84074"/>
    <w:rsid w:val="00E9162E"/>
    <w:rsid w:val="00E97305"/>
    <w:rsid w:val="00EA2951"/>
    <w:rsid w:val="00EB3EC4"/>
    <w:rsid w:val="00EB677C"/>
    <w:rsid w:val="00EC7782"/>
    <w:rsid w:val="00ED0A6B"/>
    <w:rsid w:val="00ED33A2"/>
    <w:rsid w:val="00ED4382"/>
    <w:rsid w:val="00EE12F7"/>
    <w:rsid w:val="00F20D95"/>
    <w:rsid w:val="00F26698"/>
    <w:rsid w:val="00F27960"/>
    <w:rsid w:val="00F3399D"/>
    <w:rsid w:val="00F613E4"/>
    <w:rsid w:val="00F72CDF"/>
    <w:rsid w:val="00F8040B"/>
    <w:rsid w:val="00F82643"/>
    <w:rsid w:val="00FC061B"/>
    <w:rsid w:val="00FD4B9F"/>
    <w:rsid w:val="00FF3AE4"/>
    <w:rsid w:val="2F35FC0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BA94B"/>
  <w15:chartTrackingRefBased/>
  <w15:docId w15:val="{99F5DCE7-6ED7-4831-A12F-8D8B9A71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7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7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A5"/>
    <w:rPr>
      <w:rFonts w:eastAsiaTheme="majorEastAsia" w:cstheme="majorBidi"/>
      <w:color w:val="272727" w:themeColor="text1" w:themeTint="D8"/>
    </w:rPr>
  </w:style>
  <w:style w:type="paragraph" w:styleId="Title">
    <w:name w:val="Title"/>
    <w:basedOn w:val="Normal"/>
    <w:next w:val="Normal"/>
    <w:link w:val="TitleChar"/>
    <w:uiPriority w:val="10"/>
    <w:qFormat/>
    <w:rsid w:val="001B7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A5"/>
    <w:pPr>
      <w:spacing w:before="160"/>
      <w:jc w:val="center"/>
    </w:pPr>
    <w:rPr>
      <w:i/>
      <w:iCs/>
      <w:color w:val="404040" w:themeColor="text1" w:themeTint="BF"/>
    </w:rPr>
  </w:style>
  <w:style w:type="character" w:customStyle="1" w:styleId="QuoteChar">
    <w:name w:val="Quote Char"/>
    <w:basedOn w:val="DefaultParagraphFont"/>
    <w:link w:val="Quote"/>
    <w:uiPriority w:val="29"/>
    <w:rsid w:val="001B77A5"/>
    <w:rPr>
      <w:i/>
      <w:iCs/>
      <w:color w:val="404040" w:themeColor="text1" w:themeTint="BF"/>
    </w:rPr>
  </w:style>
  <w:style w:type="paragraph" w:styleId="ListParagraph">
    <w:name w:val="List Paragraph"/>
    <w:basedOn w:val="Normal"/>
    <w:uiPriority w:val="34"/>
    <w:qFormat/>
    <w:rsid w:val="001B77A5"/>
    <w:pPr>
      <w:ind w:left="720"/>
      <w:contextualSpacing/>
    </w:pPr>
  </w:style>
  <w:style w:type="character" w:styleId="IntenseEmphasis">
    <w:name w:val="Intense Emphasis"/>
    <w:basedOn w:val="DefaultParagraphFont"/>
    <w:uiPriority w:val="21"/>
    <w:qFormat/>
    <w:rsid w:val="001B77A5"/>
    <w:rPr>
      <w:i/>
      <w:iCs/>
      <w:color w:val="0F4761" w:themeColor="accent1" w:themeShade="BF"/>
    </w:rPr>
  </w:style>
  <w:style w:type="paragraph" w:styleId="IntenseQuote">
    <w:name w:val="Intense Quote"/>
    <w:basedOn w:val="Normal"/>
    <w:next w:val="Normal"/>
    <w:link w:val="IntenseQuoteChar"/>
    <w:uiPriority w:val="30"/>
    <w:qFormat/>
    <w:rsid w:val="001B7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7A5"/>
    <w:rPr>
      <w:i/>
      <w:iCs/>
      <w:color w:val="0F4761" w:themeColor="accent1" w:themeShade="BF"/>
    </w:rPr>
  </w:style>
  <w:style w:type="character" w:styleId="IntenseReference">
    <w:name w:val="Intense Reference"/>
    <w:basedOn w:val="DefaultParagraphFont"/>
    <w:uiPriority w:val="32"/>
    <w:qFormat/>
    <w:rsid w:val="001B77A5"/>
    <w:rPr>
      <w:b/>
      <w:bCs/>
      <w:smallCaps/>
      <w:color w:val="0F4761" w:themeColor="accent1" w:themeShade="BF"/>
      <w:spacing w:val="5"/>
    </w:rPr>
  </w:style>
  <w:style w:type="table" w:styleId="GridTable1Light">
    <w:name w:val="Grid Table 1 Light"/>
    <w:basedOn w:val="TableNormal"/>
    <w:uiPriority w:val="46"/>
    <w:rsid w:val="00396C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4E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04336"/>
    <w:rPr>
      <w:sz w:val="16"/>
      <w:szCs w:val="16"/>
    </w:rPr>
  </w:style>
  <w:style w:type="paragraph" w:styleId="CommentText">
    <w:name w:val="annotation text"/>
    <w:basedOn w:val="Normal"/>
    <w:link w:val="CommentTextChar"/>
    <w:uiPriority w:val="99"/>
    <w:unhideWhenUsed/>
    <w:rsid w:val="00304336"/>
    <w:pPr>
      <w:spacing w:line="240" w:lineRule="auto"/>
    </w:pPr>
    <w:rPr>
      <w:sz w:val="20"/>
      <w:szCs w:val="20"/>
    </w:rPr>
  </w:style>
  <w:style w:type="character" w:customStyle="1" w:styleId="CommentTextChar">
    <w:name w:val="Comment Text Char"/>
    <w:basedOn w:val="DefaultParagraphFont"/>
    <w:link w:val="CommentText"/>
    <w:uiPriority w:val="99"/>
    <w:rsid w:val="00304336"/>
    <w:rPr>
      <w:sz w:val="20"/>
      <w:szCs w:val="20"/>
    </w:rPr>
  </w:style>
  <w:style w:type="paragraph" w:styleId="CommentSubject">
    <w:name w:val="annotation subject"/>
    <w:basedOn w:val="CommentText"/>
    <w:next w:val="CommentText"/>
    <w:link w:val="CommentSubjectChar"/>
    <w:uiPriority w:val="99"/>
    <w:semiHidden/>
    <w:unhideWhenUsed/>
    <w:rsid w:val="00304336"/>
    <w:rPr>
      <w:b/>
      <w:bCs/>
    </w:rPr>
  </w:style>
  <w:style w:type="character" w:customStyle="1" w:styleId="CommentSubjectChar">
    <w:name w:val="Comment Subject Char"/>
    <w:basedOn w:val="CommentTextChar"/>
    <w:link w:val="CommentSubject"/>
    <w:uiPriority w:val="99"/>
    <w:semiHidden/>
    <w:rsid w:val="00304336"/>
    <w:rPr>
      <w:b/>
      <w:bCs/>
      <w:sz w:val="20"/>
      <w:szCs w:val="20"/>
    </w:rPr>
  </w:style>
  <w:style w:type="paragraph" w:styleId="Revision">
    <w:name w:val="Revision"/>
    <w:hidden/>
    <w:uiPriority w:val="99"/>
    <w:semiHidden/>
    <w:rsid w:val="00B17035"/>
    <w:pPr>
      <w:spacing w:after="0" w:line="240" w:lineRule="auto"/>
    </w:pPr>
  </w:style>
  <w:style w:type="character" w:styleId="Hyperlink">
    <w:name w:val="Hyperlink"/>
    <w:basedOn w:val="DefaultParagraphFont"/>
    <w:uiPriority w:val="99"/>
    <w:unhideWhenUsed/>
    <w:rsid w:val="00DF3348"/>
    <w:rPr>
      <w:color w:val="467886"/>
      <w:u w:val="single"/>
    </w:rPr>
  </w:style>
  <w:style w:type="character" w:styleId="UnresolvedMention">
    <w:name w:val="Unresolved Mention"/>
    <w:basedOn w:val="DefaultParagraphFont"/>
    <w:uiPriority w:val="99"/>
    <w:semiHidden/>
    <w:unhideWhenUsed/>
    <w:rsid w:val="00DE0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36">
      <w:bodyDiv w:val="1"/>
      <w:marLeft w:val="0"/>
      <w:marRight w:val="0"/>
      <w:marTop w:val="0"/>
      <w:marBottom w:val="0"/>
      <w:divBdr>
        <w:top w:val="none" w:sz="0" w:space="0" w:color="auto"/>
        <w:left w:val="none" w:sz="0" w:space="0" w:color="auto"/>
        <w:bottom w:val="none" w:sz="0" w:space="0" w:color="auto"/>
        <w:right w:val="none" w:sz="0" w:space="0" w:color="auto"/>
      </w:divBdr>
    </w:div>
    <w:div w:id="167254126">
      <w:bodyDiv w:val="1"/>
      <w:marLeft w:val="0"/>
      <w:marRight w:val="0"/>
      <w:marTop w:val="0"/>
      <w:marBottom w:val="0"/>
      <w:divBdr>
        <w:top w:val="none" w:sz="0" w:space="0" w:color="auto"/>
        <w:left w:val="none" w:sz="0" w:space="0" w:color="auto"/>
        <w:bottom w:val="none" w:sz="0" w:space="0" w:color="auto"/>
        <w:right w:val="none" w:sz="0" w:space="0" w:color="auto"/>
      </w:divBdr>
    </w:div>
    <w:div w:id="286738337">
      <w:bodyDiv w:val="1"/>
      <w:marLeft w:val="0"/>
      <w:marRight w:val="0"/>
      <w:marTop w:val="0"/>
      <w:marBottom w:val="0"/>
      <w:divBdr>
        <w:top w:val="none" w:sz="0" w:space="0" w:color="auto"/>
        <w:left w:val="none" w:sz="0" w:space="0" w:color="auto"/>
        <w:bottom w:val="none" w:sz="0" w:space="0" w:color="auto"/>
        <w:right w:val="none" w:sz="0" w:space="0" w:color="auto"/>
      </w:divBdr>
    </w:div>
    <w:div w:id="391467372">
      <w:bodyDiv w:val="1"/>
      <w:marLeft w:val="0"/>
      <w:marRight w:val="0"/>
      <w:marTop w:val="0"/>
      <w:marBottom w:val="0"/>
      <w:divBdr>
        <w:top w:val="none" w:sz="0" w:space="0" w:color="auto"/>
        <w:left w:val="none" w:sz="0" w:space="0" w:color="auto"/>
        <w:bottom w:val="none" w:sz="0" w:space="0" w:color="auto"/>
        <w:right w:val="none" w:sz="0" w:space="0" w:color="auto"/>
      </w:divBdr>
    </w:div>
    <w:div w:id="567426576">
      <w:bodyDiv w:val="1"/>
      <w:marLeft w:val="0"/>
      <w:marRight w:val="0"/>
      <w:marTop w:val="0"/>
      <w:marBottom w:val="0"/>
      <w:divBdr>
        <w:top w:val="none" w:sz="0" w:space="0" w:color="auto"/>
        <w:left w:val="none" w:sz="0" w:space="0" w:color="auto"/>
        <w:bottom w:val="none" w:sz="0" w:space="0" w:color="auto"/>
        <w:right w:val="none" w:sz="0" w:space="0" w:color="auto"/>
      </w:divBdr>
    </w:div>
    <w:div w:id="597253176">
      <w:bodyDiv w:val="1"/>
      <w:marLeft w:val="0"/>
      <w:marRight w:val="0"/>
      <w:marTop w:val="0"/>
      <w:marBottom w:val="0"/>
      <w:divBdr>
        <w:top w:val="none" w:sz="0" w:space="0" w:color="auto"/>
        <w:left w:val="none" w:sz="0" w:space="0" w:color="auto"/>
        <w:bottom w:val="none" w:sz="0" w:space="0" w:color="auto"/>
        <w:right w:val="none" w:sz="0" w:space="0" w:color="auto"/>
      </w:divBdr>
    </w:div>
    <w:div w:id="1023942626">
      <w:bodyDiv w:val="1"/>
      <w:marLeft w:val="0"/>
      <w:marRight w:val="0"/>
      <w:marTop w:val="0"/>
      <w:marBottom w:val="0"/>
      <w:divBdr>
        <w:top w:val="none" w:sz="0" w:space="0" w:color="auto"/>
        <w:left w:val="none" w:sz="0" w:space="0" w:color="auto"/>
        <w:bottom w:val="none" w:sz="0" w:space="0" w:color="auto"/>
        <w:right w:val="none" w:sz="0" w:space="0" w:color="auto"/>
      </w:divBdr>
    </w:div>
    <w:div w:id="1216698214">
      <w:bodyDiv w:val="1"/>
      <w:marLeft w:val="0"/>
      <w:marRight w:val="0"/>
      <w:marTop w:val="0"/>
      <w:marBottom w:val="0"/>
      <w:divBdr>
        <w:top w:val="none" w:sz="0" w:space="0" w:color="auto"/>
        <w:left w:val="none" w:sz="0" w:space="0" w:color="auto"/>
        <w:bottom w:val="none" w:sz="0" w:space="0" w:color="auto"/>
        <w:right w:val="none" w:sz="0" w:space="0" w:color="auto"/>
      </w:divBdr>
    </w:div>
    <w:div w:id="1415542012">
      <w:bodyDiv w:val="1"/>
      <w:marLeft w:val="0"/>
      <w:marRight w:val="0"/>
      <w:marTop w:val="0"/>
      <w:marBottom w:val="0"/>
      <w:divBdr>
        <w:top w:val="none" w:sz="0" w:space="0" w:color="auto"/>
        <w:left w:val="none" w:sz="0" w:space="0" w:color="auto"/>
        <w:bottom w:val="none" w:sz="0" w:space="0" w:color="auto"/>
        <w:right w:val="none" w:sz="0" w:space="0" w:color="auto"/>
      </w:divBdr>
    </w:div>
    <w:div w:id="162322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eur01.safelinks.protection.outlook.com/?url=https%3A%2F%2Fvocab.ices.dk%2F%3Fref%3D1625&amp;data=05%7C02%7Ckih%40aqua.dtu.dk%7Cec42845d29be4450236e08de26a6fd08%7Cf251f123c9ce448e927734bb285911d9%7C0%7C0%7C638990695822358485%7CUnknown%7CTWFpbGZsb3d8eyJFbXB0eU1hcGkiOnRydWUsIlYiOiIwLjAuMDAwMCIsIlAiOiJXaW4zMiIsIkFOIjoiTWFpbCIsIldUIjoyfQ%3D%3D%7C0%7C%7C%7C&amp;sdata=N1W11cDWUiclkSK0gGl53lmPsCbDSpbjORNGMqe%2FUSU%3D&amp;reserved=0" TargetMode="External"/><Relationship Id="rId1" Type="http://schemas.openxmlformats.org/officeDocument/2006/relationships/hyperlink" Target="https://www.fao.org/fishery/services/storage/fs/fishery/documents/CWP/presentations/2023/CWP_IS_2023_Pr.5.3.pdf"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b220ce-5735-4468-91df-05cae5ff1fdc}" enabled="0" method="" siteId="{e0b220ce-5735-4468-91df-05cae5ff1fdc}" removed="1"/>
</clbl:labelList>
</file>

<file path=docProps/app.xml><?xml version="1.0" encoding="utf-8"?>
<Properties xmlns="http://schemas.openxmlformats.org/officeDocument/2006/extended-properties" xmlns:vt="http://schemas.openxmlformats.org/officeDocument/2006/docPropsVTypes">
  <Template>Normal</Template>
  <TotalTime>26</TotalTime>
  <Pages>5</Pages>
  <Words>1565</Words>
  <Characters>8927</Characters>
  <Application>Microsoft Office Word</Application>
  <DocSecurity>0</DocSecurity>
  <Lines>74</Lines>
  <Paragraphs>20</Paragraphs>
  <ScaleCrop>false</ScaleCrop>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Makri</dc:creator>
  <cp:keywords/>
  <dc:description/>
  <cp:lastModifiedBy>Maria Makri</cp:lastModifiedBy>
  <cp:revision>21</cp:revision>
  <dcterms:created xsi:type="dcterms:W3CDTF">2025-12-17T09:47:00Z</dcterms:created>
  <dcterms:modified xsi:type="dcterms:W3CDTF">2025-12-18T16:14:00Z</dcterms:modified>
</cp:coreProperties>
</file>